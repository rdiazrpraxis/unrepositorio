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A6659" w14:textId="77777777" w:rsidR="0095125F" w:rsidRPr="008E419D" w:rsidRDefault="0095125F">
      <w:pPr>
        <w:rPr>
          <w:rFonts w:ascii="Century Gothic" w:hAnsi="Century Gothic"/>
        </w:rPr>
      </w:pPr>
    </w:p>
    <w:p w14:paraId="0A37501D" w14:textId="77777777" w:rsidR="0095125F" w:rsidRPr="008E419D" w:rsidRDefault="0095125F" w:rsidP="0095125F">
      <w:pPr>
        <w:rPr>
          <w:rFonts w:ascii="Century Gothic" w:hAnsi="Century Gothic"/>
        </w:rPr>
      </w:pPr>
    </w:p>
    <w:p w14:paraId="5DAB6C7B" w14:textId="77777777" w:rsidR="0095125F" w:rsidRPr="008E419D" w:rsidRDefault="0095125F" w:rsidP="0095125F">
      <w:pPr>
        <w:rPr>
          <w:rFonts w:ascii="Century Gothic" w:hAnsi="Century Gothic"/>
        </w:rPr>
      </w:pPr>
    </w:p>
    <w:p w14:paraId="02EB378F" w14:textId="77777777" w:rsidR="0095125F" w:rsidRPr="008E419D" w:rsidRDefault="0095125F" w:rsidP="0095125F">
      <w:pPr>
        <w:rPr>
          <w:rFonts w:ascii="Century Gothic" w:hAnsi="Century Gothic"/>
        </w:rPr>
      </w:pPr>
      <w:r w:rsidRPr="008E419D">
        <w:rPr>
          <w:rFonts w:ascii="Century Gothic" w:hAnsi="Century Gothic"/>
        </w:rPr>
        <w:tab/>
      </w:r>
    </w:p>
    <w:p w14:paraId="6A05A809" w14:textId="77777777" w:rsidR="0095125F" w:rsidRPr="008E419D" w:rsidRDefault="0095125F" w:rsidP="0095125F">
      <w:pPr>
        <w:rPr>
          <w:rFonts w:ascii="Century Gothic" w:hAnsi="Century Gothic"/>
        </w:rPr>
      </w:pPr>
    </w:p>
    <w:p w14:paraId="5A39BBE3" w14:textId="77777777" w:rsidR="0095125F" w:rsidRPr="008E419D" w:rsidRDefault="0095125F" w:rsidP="0095125F">
      <w:pPr>
        <w:tabs>
          <w:tab w:val="left" w:pos="9887"/>
        </w:tabs>
        <w:rPr>
          <w:rFonts w:ascii="Century Gothic" w:hAnsi="Century Gothic"/>
        </w:rPr>
      </w:pPr>
      <w:r w:rsidRPr="008E419D">
        <w:rPr>
          <w:rFonts w:ascii="Century Gothic" w:hAnsi="Century Gothic"/>
        </w:rPr>
        <w:tab/>
      </w:r>
    </w:p>
    <w:tbl>
      <w:tblPr>
        <w:tblStyle w:val="Tablaconcuadrcula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8"/>
        <w:gridCol w:w="4046"/>
      </w:tblGrid>
      <w:tr w:rsidR="0095125F" w:rsidRPr="008E419D" w14:paraId="63C4C3C3" w14:textId="77777777" w:rsidTr="00AA0B6B">
        <w:sdt>
          <w:sdtPr>
            <w:rPr>
              <w:rStyle w:val="Estilo1"/>
              <w:rFonts w:ascii="Century Gothic" w:hAnsi="Century Gothic"/>
            </w:rPr>
            <w:alias w:val="Título"/>
            <w:tag w:val="Título"/>
            <w:id w:val="30110346"/>
          </w:sdtPr>
          <w:sdtEndPr>
            <w:rPr>
              <w:rStyle w:val="Fuentedeprrafopredeter"/>
              <w:noProof/>
              <w:color w:val="auto"/>
              <w:sz w:val="56"/>
              <w:szCs w:val="56"/>
              <w:lang w:eastAsia="es-MX"/>
            </w:rPr>
          </w:sdtEndPr>
          <w:sdtContent>
            <w:tc>
              <w:tcPr>
                <w:tcW w:w="9015" w:type="dxa"/>
                <w:gridSpan w:val="2"/>
                <w:vAlign w:val="center"/>
              </w:tcPr>
              <w:p w14:paraId="464680BF" w14:textId="5148EAE3" w:rsidR="0095125F" w:rsidRPr="008E419D" w:rsidRDefault="00CB1A14" w:rsidP="00AA0B6B">
                <w:pPr>
                  <w:spacing w:after="240"/>
                  <w:jc w:val="center"/>
                  <w:rPr>
                    <w:rFonts w:ascii="Century Gothic" w:hAnsi="Century Gothic"/>
                    <w:noProof/>
                    <w:sz w:val="56"/>
                    <w:szCs w:val="56"/>
                    <w:lang w:eastAsia="es-MX"/>
                  </w:rPr>
                </w:pPr>
                <w:r>
                  <w:rPr>
                    <w:rStyle w:val="Estilo1"/>
                    <w:rFonts w:ascii="Century Gothic" w:hAnsi="Century Gothic"/>
                    <w:color w:val="00B050"/>
                    <w:sz w:val="56"/>
                  </w:rPr>
                  <w:t>Memoria Técnica</w:t>
                </w:r>
                <w:r>
                  <w:rPr>
                    <w:rFonts w:ascii="Century Gothic" w:hAnsi="Century Gothic"/>
                    <w:noProof/>
                    <w:sz w:val="56"/>
                    <w:szCs w:val="56"/>
                    <w:lang w:eastAsia="es-MX"/>
                  </w:rPr>
                  <w:t xml:space="preserve"> </w:t>
                </w:r>
              </w:p>
            </w:tc>
          </w:sdtContent>
        </w:sdt>
      </w:tr>
      <w:tr w:rsidR="0095125F" w14:paraId="04E3CEF3" w14:textId="77777777" w:rsidTr="00AA0B6B">
        <w:sdt>
          <w:sdtPr>
            <w:rPr>
              <w:rStyle w:val="Estilo3"/>
            </w:rPr>
            <w:alias w:val="Subtítulo"/>
            <w:tag w:val="Subtítulo"/>
            <w:id w:val="30110357"/>
          </w:sdtPr>
          <w:sdtEndPr>
            <w:rPr>
              <w:rStyle w:val="Fuentedeprrafopredeter"/>
              <w:noProof/>
              <w:color w:val="auto"/>
              <w:sz w:val="22"/>
              <w:szCs w:val="40"/>
              <w:lang w:eastAsia="es-MX"/>
            </w:rPr>
          </w:sdtEndPr>
          <w:sdtContent>
            <w:tc>
              <w:tcPr>
                <w:tcW w:w="9015" w:type="dxa"/>
                <w:gridSpan w:val="2"/>
                <w:tcBorders>
                  <w:bottom w:val="single" w:sz="24" w:space="0" w:color="808080" w:themeColor="background1" w:themeShade="80"/>
                </w:tcBorders>
                <w:vAlign w:val="center"/>
              </w:tcPr>
              <w:p w14:paraId="25CC7D6F" w14:textId="088024FD" w:rsidR="0095125F" w:rsidRPr="00877663" w:rsidRDefault="00CB1A14" w:rsidP="00AA0B6B">
                <w:pPr>
                  <w:spacing w:after="240"/>
                  <w:jc w:val="center"/>
                  <w:rPr>
                    <w:noProof/>
                    <w:sz w:val="40"/>
                    <w:szCs w:val="40"/>
                    <w:lang w:eastAsia="es-MX"/>
                  </w:rPr>
                </w:pPr>
                <w:r>
                  <w:rPr>
                    <w:rStyle w:val="Estilo3"/>
                  </w:rPr>
                  <w:t>Desarrollo de</w:t>
                </w:r>
                <w:r w:rsidR="00A13E87">
                  <w:rPr>
                    <w:rStyle w:val="Estilo3"/>
                  </w:rPr>
                  <w:t xml:space="preserve"> Shell Scripting</w:t>
                </w:r>
              </w:p>
            </w:tc>
          </w:sdtContent>
        </w:sdt>
      </w:tr>
      <w:tr w:rsidR="0095125F" w14:paraId="2FAA243B" w14:textId="77777777" w:rsidTr="00AA0B6B">
        <w:tc>
          <w:tcPr>
            <w:tcW w:w="4593" w:type="dxa"/>
            <w:tcBorders>
              <w:top w:val="single" w:sz="24" w:space="0" w:color="808080" w:themeColor="background1" w:themeShade="80"/>
            </w:tcBorders>
            <w:vAlign w:val="center"/>
          </w:tcPr>
          <w:p w14:paraId="241D2853" w14:textId="4DED72D5" w:rsidR="0095125F" w:rsidRPr="00877663" w:rsidRDefault="003D0377" w:rsidP="00AA0B6B">
            <w:pPr>
              <w:spacing w:after="240"/>
              <w:ind w:right="-647"/>
              <w:jc w:val="center"/>
              <w:rPr>
                <w:noProof/>
                <w:sz w:val="32"/>
                <w:szCs w:val="32"/>
                <w:lang w:eastAsia="es-MX"/>
              </w:rPr>
            </w:pPr>
            <w:sdt>
              <w:sdtPr>
                <w:rPr>
                  <w:rStyle w:val="Estilo4"/>
                </w:rPr>
                <w:id w:val="47334140"/>
                <w:lock w:val="contentLocked"/>
                <w:showingPlcHdr/>
                <w:text/>
              </w:sdtPr>
              <w:sdtEndPr>
                <w:rPr>
                  <w:rStyle w:val="Estilo4"/>
                </w:rPr>
              </w:sdtEndPr>
              <w:sdtContent>
                <w:r w:rsidR="0095125F" w:rsidRPr="00076234">
                  <w:rPr>
                    <w:rStyle w:val="Textodelmarcadordeposicin"/>
                    <w:sz w:val="28"/>
                  </w:rPr>
                  <w:t>Versión</w:t>
                </w:r>
                <w:r w:rsidR="0095125F">
                  <w:rPr>
                    <w:rStyle w:val="Textodelmarcadordeposicin"/>
                    <w:sz w:val="28"/>
                  </w:rPr>
                  <w:t xml:space="preserve">  </w:t>
                </w:r>
              </w:sdtContent>
            </w:sdt>
            <w:sdt>
              <w:sdtPr>
                <w:rPr>
                  <w:rStyle w:val="Estilo4"/>
                </w:rPr>
                <w:alias w:val="Versión"/>
                <w:tag w:val="Versión"/>
                <w:id w:val="30110364"/>
              </w:sdtPr>
              <w:sdtEndPr>
                <w:rPr>
                  <w:rStyle w:val="Fuentedeprrafopredeter"/>
                  <w:rFonts w:ascii="Century Gothic" w:hAnsi="Century Gothic"/>
                  <w:noProof/>
                  <w:color w:val="auto"/>
                  <w:sz w:val="22"/>
                  <w:szCs w:val="32"/>
                  <w:lang w:eastAsia="es-MX"/>
                </w:rPr>
              </w:sdtEndPr>
              <w:sdtContent>
                <w:r w:rsidR="0095125F" w:rsidRPr="008E419D">
                  <w:rPr>
                    <w:rStyle w:val="Estilo4"/>
                    <w:rFonts w:ascii="Century Gothic" w:hAnsi="Century Gothic"/>
                  </w:rPr>
                  <w:t>[</w:t>
                </w:r>
                <w:r w:rsidR="00361B5A">
                  <w:rPr>
                    <w:rStyle w:val="Estilo4"/>
                    <w:rFonts w:ascii="Century Gothic" w:hAnsi="Century Gothic"/>
                  </w:rPr>
                  <w:t>1</w:t>
                </w:r>
                <w:r w:rsidR="0095125F" w:rsidRPr="008E419D">
                  <w:rPr>
                    <w:rStyle w:val="Estilo4"/>
                    <w:rFonts w:ascii="Century Gothic" w:hAnsi="Century Gothic"/>
                  </w:rPr>
                  <w:t>.</w:t>
                </w:r>
                <w:r w:rsidR="00361B5A">
                  <w:rPr>
                    <w:rStyle w:val="Estilo4"/>
                    <w:rFonts w:ascii="Century Gothic" w:hAnsi="Century Gothic"/>
                  </w:rPr>
                  <w:t>0</w:t>
                </w:r>
                <w:r w:rsidR="0095125F" w:rsidRPr="008E419D">
                  <w:rPr>
                    <w:rStyle w:val="Estilo4"/>
                    <w:rFonts w:ascii="Century Gothic" w:hAnsi="Century Gothic"/>
                  </w:rPr>
                  <w:t>]</w:t>
                </w:r>
              </w:sdtContent>
            </w:sdt>
          </w:p>
        </w:tc>
        <w:sdt>
          <w:sdtPr>
            <w:rPr>
              <w:rStyle w:val="Estilo5"/>
              <w:rFonts w:ascii="Century Gothic" w:hAnsi="Century Gothic"/>
            </w:rPr>
            <w:alias w:val="Fecha"/>
            <w:tag w:val="Fecha"/>
            <w:id w:val="30110384"/>
            <w:date w:fullDate="2020-06-08T00:00:00Z">
              <w:dateFormat w:val="d-MMM-yy"/>
              <w:lid w:val="es-MX"/>
              <w:storeMappedDataAs w:val="dateTime"/>
              <w:calendar w:val="gregorian"/>
            </w:date>
          </w:sdtPr>
          <w:sdtEndPr>
            <w:rPr>
              <w:rStyle w:val="Fuentedeprrafopredeter"/>
              <w:noProof/>
              <w:color w:val="auto"/>
              <w:sz w:val="22"/>
              <w:szCs w:val="32"/>
              <w:lang w:eastAsia="es-MX"/>
            </w:rPr>
          </w:sdtEndPr>
          <w:sdtContent>
            <w:tc>
              <w:tcPr>
                <w:tcW w:w="4422" w:type="dxa"/>
                <w:tcBorders>
                  <w:top w:val="single" w:sz="24" w:space="0" w:color="808080" w:themeColor="background1" w:themeShade="80"/>
                </w:tcBorders>
                <w:vAlign w:val="center"/>
              </w:tcPr>
              <w:p w14:paraId="3BD9732A" w14:textId="2F9A876F" w:rsidR="0095125F" w:rsidRPr="00877663" w:rsidRDefault="00CB1A14" w:rsidP="00AA0B6B">
                <w:pPr>
                  <w:spacing w:after="240"/>
                  <w:jc w:val="center"/>
                  <w:rPr>
                    <w:noProof/>
                    <w:sz w:val="32"/>
                    <w:szCs w:val="32"/>
                    <w:lang w:eastAsia="es-MX"/>
                  </w:rPr>
                </w:pPr>
                <w:r>
                  <w:rPr>
                    <w:rStyle w:val="Estilo5"/>
                    <w:rFonts w:ascii="Century Gothic" w:hAnsi="Century Gothic"/>
                  </w:rPr>
                  <w:t>8-jun-20</w:t>
                </w:r>
              </w:p>
            </w:tc>
          </w:sdtContent>
        </w:sdt>
      </w:tr>
    </w:tbl>
    <w:p w14:paraId="41C8F396" w14:textId="77777777" w:rsidR="0095125F" w:rsidRPr="008E419D" w:rsidRDefault="0095125F" w:rsidP="0095125F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  <w:sz w:val="42"/>
        </w:rPr>
      </w:pPr>
    </w:p>
    <w:p w14:paraId="72A3D3EC" w14:textId="77777777" w:rsidR="0095125F" w:rsidRPr="008E419D" w:rsidRDefault="0095125F" w:rsidP="0095125F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  <w:sz w:val="18"/>
          <w:szCs w:val="18"/>
        </w:rPr>
      </w:pPr>
    </w:p>
    <w:p w14:paraId="405144A2" w14:textId="77777777" w:rsidR="00E85E33" w:rsidRPr="008E419D" w:rsidRDefault="00E85E33" w:rsidP="00E85E33">
      <w:pPr>
        <w:jc w:val="both"/>
        <w:rPr>
          <w:rFonts w:ascii="Century Gothic" w:hAnsi="Century Gothic" w:cs="Arial"/>
          <w:color w:val="0000FF"/>
          <w:sz w:val="18"/>
          <w:szCs w:val="18"/>
        </w:rPr>
      </w:pPr>
      <w:r w:rsidRPr="008E419D">
        <w:rPr>
          <w:rFonts w:ascii="Century Gothic" w:hAnsi="Century Gothic" w:cs="Arial"/>
          <w:color w:val="0000FF"/>
          <w:sz w:val="18"/>
          <w:szCs w:val="18"/>
        </w:rPr>
        <w:t xml:space="preserve">Nota: </w:t>
      </w:r>
    </w:p>
    <w:p w14:paraId="03D50113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ind w:righ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Todas las instrucciones (color azul) que se encuentran predefinidos en éste documento deben ser eliminados ya que son una guía para el autor del documento.</w:t>
      </w:r>
    </w:p>
    <w:p w14:paraId="5ACEDEB6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ind w:righ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Palabras, datos o frases que se encuentren entre los signos ( [ xyz ] </w:t>
      </w:r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o &lt;xyz&gt;</w:t>
      </w: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) deben ser reemplazados por la información que aplique para cada caso o visita.</w:t>
      </w:r>
    </w:p>
    <w:p w14:paraId="2ADDDB0F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Respetar el formato (fuente, tamaño y estilo de letras; colores</w:t>
      </w:r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</w:t>
      </w:r>
      <w:r w:rsidRPr="00526DDB">
        <w:rPr>
          <w:rFonts w:ascii="Century Gothic" w:eastAsiaTheme="minorHAnsi" w:hAnsi="Century Gothic" w:cs="Arial"/>
          <w:i w:val="0"/>
          <w:color w:val="auto"/>
          <w:sz w:val="18"/>
          <w:szCs w:val="18"/>
          <w:lang w:eastAsia="en-US"/>
        </w:rPr>
        <w:t xml:space="preserve">(negro) </w:t>
      </w: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; espacios entre párrafos; saltos de página y sección, etc.) que se encuentran predefinidos en este documento. </w:t>
      </w:r>
    </w:p>
    <w:p w14:paraId="64EFF9B2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El tipo de Documento deberá ser procedimiento, instructivos, Formatos, manuales</w:t>
      </w:r>
    </w:p>
    <w:p w14:paraId="0D0B940D" w14:textId="77777777" w:rsidR="00E85E33" w:rsidRPr="008E419D" w:rsidRDefault="00E85E33" w:rsidP="00E85E33">
      <w:pPr>
        <w:pStyle w:val="CNBVInstruccionesA"/>
        <w:ind w:left="36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0E27B00A" w14:textId="77777777" w:rsidR="00E85E33" w:rsidRPr="008E419D" w:rsidRDefault="00E85E33" w:rsidP="00E85E33">
      <w:pPr>
        <w:pStyle w:val="CNBVInstruccionesA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06808D69" w14:textId="77777777" w:rsidR="0095125F" w:rsidRPr="008E419D" w:rsidRDefault="00E85E33" w:rsidP="00E85E33">
      <w:pPr>
        <w:rPr>
          <w:rFonts w:ascii="Century Gothic" w:hAnsi="Century Gothic" w:cs="Arial"/>
          <w:color w:val="0000FF"/>
          <w:sz w:val="20"/>
        </w:rPr>
      </w:pPr>
      <w:r w:rsidRPr="008E419D">
        <w:rPr>
          <w:rFonts w:ascii="Century Gothic" w:hAnsi="Century Gothic" w:cs="Arial"/>
          <w:b/>
          <w:color w:val="0000FF"/>
          <w:sz w:val="20"/>
          <w:szCs w:val="20"/>
        </w:rPr>
        <w:t xml:space="preserve">Cualquier documento que sea emitido por la Dirección de XXX deberá ser enviado a la </w:t>
      </w:r>
      <w:r w:rsidR="00935BA1">
        <w:rPr>
          <w:rFonts w:ascii="Century Gothic" w:hAnsi="Century Gothic" w:cs="Arial"/>
          <w:b/>
          <w:color w:val="0000FF"/>
          <w:sz w:val="20"/>
          <w:szCs w:val="20"/>
        </w:rPr>
        <w:t>PMO</w:t>
      </w:r>
      <w:r>
        <w:rPr>
          <w:rFonts w:ascii="Century Gothic" w:hAnsi="Century Gothic" w:cs="Arial"/>
          <w:b/>
          <w:i/>
          <w:color w:val="0000FF"/>
          <w:sz w:val="20"/>
          <w:szCs w:val="20"/>
        </w:rPr>
        <w:t xml:space="preserve"> </w:t>
      </w:r>
      <w:r w:rsidRPr="008E419D">
        <w:rPr>
          <w:rFonts w:ascii="Century Gothic" w:hAnsi="Century Gothic" w:cs="Arial"/>
          <w:b/>
          <w:color w:val="0000FF"/>
          <w:sz w:val="20"/>
          <w:szCs w:val="20"/>
        </w:rPr>
        <w:t>antes de su formalización (firmas y difusión</w:t>
      </w:r>
      <w:r w:rsidR="00934EDD">
        <w:rPr>
          <w:rFonts w:ascii="Century Gothic" w:hAnsi="Century Gothic" w:cs="Arial"/>
          <w:b/>
          <w:color w:val="0000FF"/>
          <w:sz w:val="20"/>
          <w:szCs w:val="20"/>
        </w:rPr>
        <w:t>)</w:t>
      </w:r>
    </w:p>
    <w:p w14:paraId="60061E4C" w14:textId="77777777" w:rsidR="00AA0B6B" w:rsidRPr="008E419D" w:rsidRDefault="00AA0B6B" w:rsidP="0095125F">
      <w:pPr>
        <w:tabs>
          <w:tab w:val="left" w:pos="2390"/>
        </w:tabs>
        <w:rPr>
          <w:rFonts w:ascii="Century Gothic" w:hAnsi="Century Gothic"/>
        </w:rPr>
      </w:pPr>
    </w:p>
    <w:p w14:paraId="44EAFD9C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4B94D5A5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DEEC669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656B9AB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</w:rPr>
      </w:pPr>
    </w:p>
    <w:p w14:paraId="45FB0818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spacing w:after="240"/>
        <w:rPr>
          <w:rFonts w:ascii="Century Gothic" w:hAnsi="Century Gothic"/>
          <w:color w:val="auto"/>
        </w:rPr>
      </w:pPr>
    </w:p>
    <w:p w14:paraId="24C9ECFD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spacing w:after="240"/>
        <w:rPr>
          <w:rFonts w:ascii="Century Gothic" w:hAnsi="Century Gothic"/>
          <w:color w:val="auto"/>
        </w:rPr>
      </w:pPr>
      <w:r w:rsidRPr="008E419D">
        <w:rPr>
          <w:rFonts w:ascii="Century Gothic" w:hAnsi="Century Gothic"/>
          <w:color w:val="auto"/>
        </w:rPr>
        <w:lastRenderedPageBreak/>
        <w:t>Control de Cambios del Documento</w:t>
      </w:r>
    </w:p>
    <w:tbl>
      <w:tblPr>
        <w:tblW w:w="49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83"/>
        <w:gridCol w:w="1230"/>
        <w:gridCol w:w="2981"/>
        <w:gridCol w:w="2914"/>
      </w:tblGrid>
      <w:tr w:rsidR="00424E9C" w:rsidRPr="008E419D" w14:paraId="3FC9A0A6" w14:textId="77777777" w:rsidTr="001E77C9">
        <w:trPr>
          <w:trHeight w:val="459"/>
        </w:trPr>
        <w:tc>
          <w:tcPr>
            <w:tcW w:w="956" w:type="pct"/>
            <w:shd w:val="clear" w:color="auto" w:fill="9598AD"/>
            <w:vAlign w:val="center"/>
          </w:tcPr>
          <w:p w14:paraId="48FF8E3E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Fecha</w:t>
            </w:r>
          </w:p>
        </w:tc>
        <w:tc>
          <w:tcPr>
            <w:tcW w:w="698" w:type="pct"/>
            <w:shd w:val="clear" w:color="auto" w:fill="9598AD"/>
            <w:vAlign w:val="center"/>
          </w:tcPr>
          <w:p w14:paraId="745F5C4E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Versión</w:t>
            </w:r>
          </w:p>
        </w:tc>
        <w:tc>
          <w:tcPr>
            <w:tcW w:w="1692" w:type="pct"/>
            <w:shd w:val="clear" w:color="auto" w:fill="9598AD"/>
            <w:vAlign w:val="center"/>
          </w:tcPr>
          <w:p w14:paraId="7CF7CAE3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Descripción</w:t>
            </w:r>
          </w:p>
        </w:tc>
        <w:tc>
          <w:tcPr>
            <w:tcW w:w="1654" w:type="pct"/>
            <w:shd w:val="clear" w:color="auto" w:fill="9598AD"/>
            <w:vAlign w:val="center"/>
          </w:tcPr>
          <w:p w14:paraId="4C320DDC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Autor</w:t>
            </w:r>
          </w:p>
        </w:tc>
      </w:tr>
      <w:tr w:rsidR="00424E9C" w:rsidRPr="008E419D" w14:paraId="1AFE1531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281FD882" w14:textId="77777777" w:rsidR="00424E9C" w:rsidRPr="008E419D" w:rsidRDefault="00361B5A" w:rsidP="00AA0B6B">
            <w:pPr>
              <w:pStyle w:val="EstiloinfoblueIzquierda063cm"/>
              <w:ind w:left="0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15</w:t>
            </w:r>
            <w:r w:rsidR="00424E9C" w:rsidRPr="008E419D">
              <w:rPr>
                <w:rFonts w:ascii="Century Gothic" w:hAnsi="Century Gothic"/>
                <w:i w:val="0"/>
                <w:lang w:val="es-MX"/>
              </w:rPr>
              <w:t>/</w:t>
            </w:r>
            <w:r>
              <w:rPr>
                <w:rFonts w:ascii="Century Gothic" w:hAnsi="Century Gothic"/>
                <w:i w:val="0"/>
                <w:lang w:val="es-MX"/>
              </w:rPr>
              <w:t>05</w:t>
            </w:r>
            <w:r w:rsidR="00424E9C" w:rsidRPr="008E419D">
              <w:rPr>
                <w:rFonts w:ascii="Century Gothic" w:hAnsi="Century Gothic"/>
                <w:i w:val="0"/>
                <w:lang w:val="es-MX"/>
              </w:rPr>
              <w:t>/</w:t>
            </w:r>
            <w:r>
              <w:rPr>
                <w:rFonts w:ascii="Century Gothic" w:hAnsi="Century Gothic"/>
                <w:i w:val="0"/>
                <w:lang w:val="es-MX"/>
              </w:rPr>
              <w:t>2020</w:t>
            </w:r>
          </w:p>
        </w:tc>
        <w:tc>
          <w:tcPr>
            <w:tcW w:w="698" w:type="pct"/>
            <w:vAlign w:val="center"/>
          </w:tcPr>
          <w:p w14:paraId="4B3AA50C" w14:textId="77777777" w:rsidR="00424E9C" w:rsidRPr="008E419D" w:rsidRDefault="00361B5A" w:rsidP="00AA0B6B">
            <w:pPr>
              <w:pStyle w:val="EstiloinfoblueIzquierda063cm"/>
              <w:ind w:left="103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1.0</w:t>
            </w:r>
          </w:p>
        </w:tc>
        <w:tc>
          <w:tcPr>
            <w:tcW w:w="1692" w:type="pct"/>
            <w:vAlign w:val="center"/>
          </w:tcPr>
          <w:p w14:paraId="465FA4EE" w14:textId="42092192" w:rsidR="00424E9C" w:rsidRPr="00D500AE" w:rsidRDefault="00BA3441" w:rsidP="00BA3441">
            <w:pPr>
              <w:pStyle w:val="EstiloinfoblueIzquierda063cm"/>
              <w:ind w:left="0"/>
              <w:jc w:val="left"/>
              <w:rPr>
                <w:rFonts w:ascii="Century Gothic" w:hAnsi="Century Gothic"/>
                <w:i w:val="0"/>
                <w:lang w:val="en-US"/>
              </w:rPr>
            </w:pPr>
            <w:r>
              <w:rPr>
                <w:rFonts w:ascii="Century Gothic" w:hAnsi="Century Gothic"/>
                <w:i w:val="0"/>
                <w:lang w:val="en-US"/>
              </w:rPr>
              <w:t xml:space="preserve">Version </w:t>
            </w:r>
            <w:proofErr w:type="spellStart"/>
            <w:r>
              <w:rPr>
                <w:rFonts w:ascii="Century Gothic" w:hAnsi="Century Gothic"/>
                <w:i w:val="0"/>
                <w:lang w:val="en-US"/>
              </w:rPr>
              <w:t>Inicial</w:t>
            </w:r>
            <w:proofErr w:type="spellEnd"/>
            <w:r>
              <w:rPr>
                <w:rFonts w:ascii="Century Gothic" w:hAnsi="Century Gothic"/>
                <w:i w:val="0"/>
                <w:lang w:val="en-US"/>
              </w:rPr>
              <w:t xml:space="preserve"> (</w:t>
            </w:r>
            <w:r w:rsidR="00644BCB">
              <w:rPr>
                <w:rFonts w:ascii="Century Gothic" w:hAnsi="Century Gothic"/>
                <w:i w:val="0"/>
                <w:lang w:val="en-US"/>
              </w:rPr>
              <w:t>Star-</w:t>
            </w:r>
            <w:r w:rsidR="00D500AE" w:rsidRPr="00D500AE">
              <w:rPr>
                <w:rFonts w:ascii="Century Gothic" w:hAnsi="Century Gothic"/>
                <w:i w:val="0"/>
                <w:lang w:val="en-US"/>
              </w:rPr>
              <w:t>S</w:t>
            </w:r>
            <w:r w:rsidR="00644BCB">
              <w:rPr>
                <w:rFonts w:ascii="Century Gothic" w:hAnsi="Century Gothic"/>
                <w:i w:val="0"/>
                <w:lang w:val="en-US"/>
              </w:rPr>
              <w:t>t</w:t>
            </w:r>
            <w:r w:rsidR="00D500AE" w:rsidRPr="00D500AE">
              <w:rPr>
                <w:rFonts w:ascii="Century Gothic" w:hAnsi="Century Gothic"/>
                <w:i w:val="0"/>
                <w:lang w:val="en-US"/>
              </w:rPr>
              <w:t>op</w:t>
            </w:r>
            <w:r w:rsidR="00D500AE">
              <w:rPr>
                <w:rFonts w:ascii="Century Gothic" w:hAnsi="Century Gothic"/>
                <w:i w:val="0"/>
                <w:lang w:val="en-US"/>
              </w:rPr>
              <w:t xml:space="preserve"> </w:t>
            </w:r>
            <w:r w:rsidR="00644BCB">
              <w:rPr>
                <w:rFonts w:ascii="Century Gothic" w:hAnsi="Century Gothic"/>
                <w:i w:val="0"/>
                <w:lang w:val="en-US"/>
              </w:rPr>
              <w:t xml:space="preserve">de </w:t>
            </w:r>
            <w:proofErr w:type="spellStart"/>
            <w:r w:rsidR="00644BCB">
              <w:rPr>
                <w:rFonts w:ascii="Century Gothic" w:hAnsi="Century Gothic"/>
                <w:i w:val="0"/>
                <w:lang w:val="en-US"/>
              </w:rPr>
              <w:t>contenedores</w:t>
            </w:r>
            <w:proofErr w:type="spellEnd"/>
            <w:r w:rsidR="00644BCB">
              <w:rPr>
                <w:rFonts w:ascii="Century Gothic" w:hAnsi="Century Gothic"/>
                <w:i w:val="0"/>
                <w:lang w:val="en-US"/>
              </w:rPr>
              <w:t xml:space="preserve"> </w:t>
            </w:r>
            <w:r w:rsidR="00D500AE">
              <w:rPr>
                <w:rFonts w:ascii="Century Gothic" w:hAnsi="Century Gothic"/>
                <w:i w:val="0"/>
                <w:lang w:val="en-US"/>
              </w:rPr>
              <w:t>D</w:t>
            </w:r>
            <w:r w:rsidR="00D500AE" w:rsidRPr="00D500AE">
              <w:rPr>
                <w:rFonts w:ascii="Century Gothic" w:hAnsi="Century Gothic"/>
                <w:i w:val="0"/>
                <w:lang w:val="en-US"/>
              </w:rPr>
              <w:t>R</w:t>
            </w:r>
            <w:r w:rsidR="00D500AE">
              <w:rPr>
                <w:rFonts w:ascii="Century Gothic" w:hAnsi="Century Gothic"/>
                <w:i w:val="0"/>
                <w:lang w:val="en-US"/>
              </w:rPr>
              <w:t>T_DALI</w:t>
            </w:r>
            <w:r>
              <w:rPr>
                <w:rFonts w:ascii="Century Gothic" w:hAnsi="Century Gothic"/>
                <w:i w:val="0"/>
                <w:lang w:val="en-US"/>
              </w:rPr>
              <w:t xml:space="preserve">) </w:t>
            </w:r>
          </w:p>
        </w:tc>
        <w:tc>
          <w:tcPr>
            <w:tcW w:w="1654" w:type="pct"/>
            <w:vAlign w:val="center"/>
          </w:tcPr>
          <w:p w14:paraId="53CC6E9F" w14:textId="3A57BC2D" w:rsidR="00424E9C" w:rsidRPr="008E419D" w:rsidRDefault="00355CBA" w:rsidP="00355CBA">
            <w:pPr>
              <w:pStyle w:val="EstiloinfoblueIzquierda063cm"/>
              <w:ind w:left="79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Ricardo Díaz Reyes</w:t>
            </w:r>
          </w:p>
        </w:tc>
      </w:tr>
      <w:tr w:rsidR="00424E9C" w:rsidRPr="008E419D" w14:paraId="049F31CB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53128261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14:paraId="62486C05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92" w:type="pct"/>
            <w:vAlign w:val="center"/>
          </w:tcPr>
          <w:p w14:paraId="4101652C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54" w:type="pct"/>
            <w:vAlign w:val="center"/>
          </w:tcPr>
          <w:p w14:paraId="4B99056E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</w:tr>
      <w:tr w:rsidR="00424E9C" w:rsidRPr="008E419D" w14:paraId="1299C43A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4DDBEF00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14:paraId="3461D779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92" w:type="pct"/>
            <w:vAlign w:val="center"/>
          </w:tcPr>
          <w:p w14:paraId="3CF2D8B6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54" w:type="pct"/>
            <w:vAlign w:val="center"/>
          </w:tcPr>
          <w:p w14:paraId="0FB78278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</w:tr>
    </w:tbl>
    <w:p w14:paraId="1FC39945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0562CB0E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34CE0A41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2EBF3C5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D98A12B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2946DB82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5997CC1D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110FFD37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B699379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3FE9F23F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1F72F646" w14:textId="77777777" w:rsidR="00424E9C" w:rsidRPr="008E419D" w:rsidRDefault="00424E9C" w:rsidP="00424E9C">
      <w:pPr>
        <w:pStyle w:val="CNBVInstruccionesA"/>
        <w:ind w:lef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71D27886" w14:textId="77777777" w:rsidR="00424E9C" w:rsidRPr="008E419D" w:rsidRDefault="00424E9C" w:rsidP="00424E9C">
      <w:pPr>
        <w:pStyle w:val="CNBVInstruccionesA"/>
        <w:ind w:lef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Nota:</w:t>
      </w:r>
    </w:p>
    <w:p w14:paraId="5C0E5F61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El formato será 0.01 para iniciar la versión, los siguientes cambios antes de hacer la liberación del documento se incrementará de la siguiente forma 0.02, 0.03, 0.04, etc.</w:t>
      </w:r>
    </w:p>
    <w:p w14:paraId="4DAAD5FD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Para la liberación y publicación del documento será la versión 1.0, los siguientes cambios que no son radicales se manejarán 1.01, 1.02, 1.03, etc.</w:t>
      </w:r>
    </w:p>
    <w:p w14:paraId="4615D7EF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Para cambios radicales en la versión del documento, será 1.0, 2.0, 3.0, etc.</w:t>
      </w:r>
    </w:p>
    <w:p w14:paraId="02614873" w14:textId="77777777" w:rsidR="00424E9C" w:rsidRPr="008E419D" w:rsidRDefault="00424E9C" w:rsidP="00424E9C">
      <w:pPr>
        <w:pStyle w:val="CNBVInstruccionesA"/>
        <w:ind w:left="72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.</w:t>
      </w:r>
    </w:p>
    <w:p w14:paraId="08CE6F91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br w:type="page"/>
      </w:r>
    </w:p>
    <w:p w14:paraId="61CDCEAD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FBB589F" w14:textId="77777777" w:rsidR="00424E9C" w:rsidRPr="008E419D" w:rsidRDefault="00424E9C" w:rsidP="00424E9C">
      <w:pPr>
        <w:pStyle w:val="EstiloTtulo16pt"/>
        <w:rPr>
          <w:rFonts w:ascii="Century Gothic" w:hAnsi="Century Gothic"/>
          <w:lang w:val="es-MX"/>
        </w:rPr>
      </w:pPr>
      <w:r w:rsidRPr="008E419D">
        <w:rPr>
          <w:rFonts w:ascii="Century Gothic" w:hAnsi="Century Gothic"/>
          <w:lang w:val="es-MX"/>
        </w:rPr>
        <w:t>Contenido</w:t>
      </w:r>
    </w:p>
    <w:p w14:paraId="374CFF38" w14:textId="3CE659EB" w:rsidR="000F79E4" w:rsidRDefault="00424E9C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r w:rsidRPr="008E419D">
        <w:rPr>
          <w:rFonts w:ascii="Century Gothic" w:hAnsi="Century Gothic"/>
        </w:rPr>
        <w:fldChar w:fldCharType="begin"/>
      </w:r>
      <w:r w:rsidRPr="008E419D">
        <w:rPr>
          <w:rFonts w:ascii="Century Gothic" w:hAnsi="Century Gothic"/>
        </w:rPr>
        <w:instrText xml:space="preserve"> TOC \o "1-4" \h \z \u </w:instrText>
      </w:r>
      <w:r w:rsidRPr="008E419D">
        <w:rPr>
          <w:rFonts w:ascii="Century Gothic" w:hAnsi="Century Gothic"/>
        </w:rPr>
        <w:fldChar w:fldCharType="separate"/>
      </w:r>
      <w:hyperlink w:anchor="_Toc43299314" w:history="1">
        <w:r w:rsidR="000F79E4" w:rsidRPr="00524DB2">
          <w:rPr>
            <w:rStyle w:val="Hipervnculo"/>
            <w:rFonts w:ascii="Century Gothic" w:hAnsi="Century Gothic"/>
          </w:rPr>
          <w:t>1</w:t>
        </w:r>
        <w:r w:rsidR="000F79E4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0F79E4" w:rsidRPr="00524DB2">
          <w:rPr>
            <w:rStyle w:val="Hipervnculo"/>
            <w:rFonts w:ascii="Century Gothic" w:hAnsi="Century Gothic"/>
          </w:rPr>
          <w:t>Objetivo del Shell</w:t>
        </w:r>
        <w:r w:rsidR="000F79E4">
          <w:rPr>
            <w:webHidden/>
          </w:rPr>
          <w:tab/>
        </w:r>
        <w:r w:rsidR="000F79E4">
          <w:rPr>
            <w:webHidden/>
          </w:rPr>
          <w:fldChar w:fldCharType="begin"/>
        </w:r>
        <w:r w:rsidR="000F79E4">
          <w:rPr>
            <w:webHidden/>
          </w:rPr>
          <w:instrText xml:space="preserve"> PAGEREF _Toc43299314 \h </w:instrText>
        </w:r>
        <w:r w:rsidR="000F79E4">
          <w:rPr>
            <w:webHidden/>
          </w:rPr>
        </w:r>
        <w:r w:rsidR="000F79E4">
          <w:rPr>
            <w:webHidden/>
          </w:rPr>
          <w:fldChar w:fldCharType="separate"/>
        </w:r>
        <w:r w:rsidR="000F79E4">
          <w:rPr>
            <w:webHidden/>
          </w:rPr>
          <w:t>4</w:t>
        </w:r>
        <w:r w:rsidR="000F79E4">
          <w:rPr>
            <w:webHidden/>
          </w:rPr>
          <w:fldChar w:fldCharType="end"/>
        </w:r>
      </w:hyperlink>
    </w:p>
    <w:p w14:paraId="1FE7D259" w14:textId="1ECFA3AA" w:rsidR="000F79E4" w:rsidRDefault="003D0377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3299315" w:history="1">
        <w:r w:rsidR="000F79E4" w:rsidRPr="00524DB2">
          <w:rPr>
            <w:rStyle w:val="Hipervnculo"/>
            <w:rFonts w:ascii="Century Gothic" w:hAnsi="Century Gothic"/>
          </w:rPr>
          <w:t>2</w:t>
        </w:r>
        <w:r w:rsidR="000F79E4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0F79E4" w:rsidRPr="00524DB2">
          <w:rPr>
            <w:rStyle w:val="Hipervnculo"/>
            <w:rFonts w:ascii="Century Gothic" w:hAnsi="Century Gothic"/>
          </w:rPr>
          <w:t>Descripción general</w:t>
        </w:r>
        <w:r w:rsidR="000F79E4">
          <w:rPr>
            <w:webHidden/>
          </w:rPr>
          <w:tab/>
        </w:r>
        <w:r w:rsidR="000F79E4">
          <w:rPr>
            <w:webHidden/>
          </w:rPr>
          <w:fldChar w:fldCharType="begin"/>
        </w:r>
        <w:r w:rsidR="000F79E4">
          <w:rPr>
            <w:webHidden/>
          </w:rPr>
          <w:instrText xml:space="preserve"> PAGEREF _Toc43299315 \h </w:instrText>
        </w:r>
        <w:r w:rsidR="000F79E4">
          <w:rPr>
            <w:webHidden/>
          </w:rPr>
        </w:r>
        <w:r w:rsidR="000F79E4">
          <w:rPr>
            <w:webHidden/>
          </w:rPr>
          <w:fldChar w:fldCharType="separate"/>
        </w:r>
        <w:r w:rsidR="000F79E4">
          <w:rPr>
            <w:webHidden/>
          </w:rPr>
          <w:t>4</w:t>
        </w:r>
        <w:r w:rsidR="000F79E4">
          <w:rPr>
            <w:webHidden/>
          </w:rPr>
          <w:fldChar w:fldCharType="end"/>
        </w:r>
      </w:hyperlink>
    </w:p>
    <w:p w14:paraId="1B7D735B" w14:textId="5972A9E3" w:rsidR="000F79E4" w:rsidRDefault="003D0377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3299316" w:history="1">
        <w:r w:rsidR="000F79E4" w:rsidRPr="00524DB2">
          <w:rPr>
            <w:rStyle w:val="Hipervnculo"/>
            <w:rFonts w:ascii="Century Gothic" w:hAnsi="Century Gothic"/>
          </w:rPr>
          <w:t>3</w:t>
        </w:r>
        <w:r w:rsidR="000F79E4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0F79E4" w:rsidRPr="00524DB2">
          <w:rPr>
            <w:rStyle w:val="Hipervnculo"/>
            <w:rFonts w:ascii="Century Gothic" w:hAnsi="Century Gothic"/>
          </w:rPr>
          <w:t>Estructura de Directorios</w:t>
        </w:r>
        <w:r w:rsidR="000F79E4">
          <w:rPr>
            <w:webHidden/>
          </w:rPr>
          <w:tab/>
        </w:r>
        <w:r w:rsidR="000F79E4">
          <w:rPr>
            <w:webHidden/>
          </w:rPr>
          <w:fldChar w:fldCharType="begin"/>
        </w:r>
        <w:r w:rsidR="000F79E4">
          <w:rPr>
            <w:webHidden/>
          </w:rPr>
          <w:instrText xml:space="preserve"> PAGEREF _Toc43299316 \h </w:instrText>
        </w:r>
        <w:r w:rsidR="000F79E4">
          <w:rPr>
            <w:webHidden/>
          </w:rPr>
        </w:r>
        <w:r w:rsidR="000F79E4">
          <w:rPr>
            <w:webHidden/>
          </w:rPr>
          <w:fldChar w:fldCharType="separate"/>
        </w:r>
        <w:r w:rsidR="000F79E4">
          <w:rPr>
            <w:webHidden/>
          </w:rPr>
          <w:t>4</w:t>
        </w:r>
        <w:r w:rsidR="000F79E4">
          <w:rPr>
            <w:webHidden/>
          </w:rPr>
          <w:fldChar w:fldCharType="end"/>
        </w:r>
      </w:hyperlink>
    </w:p>
    <w:p w14:paraId="36BF276D" w14:textId="3779E0B2" w:rsidR="000F79E4" w:rsidRDefault="003D0377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3299317" w:history="1">
        <w:r w:rsidR="000F79E4" w:rsidRPr="00524DB2">
          <w:rPr>
            <w:rStyle w:val="Hipervnculo"/>
            <w:rFonts w:ascii="Century Gothic" w:hAnsi="Century Gothic"/>
          </w:rPr>
          <w:t>4</w:t>
        </w:r>
        <w:r w:rsidR="000F79E4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0F79E4" w:rsidRPr="00524DB2">
          <w:rPr>
            <w:rStyle w:val="Hipervnculo"/>
            <w:rFonts w:ascii="Century Gothic" w:hAnsi="Century Gothic"/>
          </w:rPr>
          <w:t>Código</w:t>
        </w:r>
        <w:r w:rsidR="000F79E4">
          <w:rPr>
            <w:webHidden/>
          </w:rPr>
          <w:tab/>
        </w:r>
        <w:r w:rsidR="000F79E4">
          <w:rPr>
            <w:webHidden/>
          </w:rPr>
          <w:fldChar w:fldCharType="begin"/>
        </w:r>
        <w:r w:rsidR="000F79E4">
          <w:rPr>
            <w:webHidden/>
          </w:rPr>
          <w:instrText xml:space="preserve"> PAGEREF _Toc43299317 \h </w:instrText>
        </w:r>
        <w:r w:rsidR="000F79E4">
          <w:rPr>
            <w:webHidden/>
          </w:rPr>
        </w:r>
        <w:r w:rsidR="000F79E4">
          <w:rPr>
            <w:webHidden/>
          </w:rPr>
          <w:fldChar w:fldCharType="separate"/>
        </w:r>
        <w:r w:rsidR="000F79E4">
          <w:rPr>
            <w:webHidden/>
          </w:rPr>
          <w:t>4</w:t>
        </w:r>
        <w:r w:rsidR="000F79E4">
          <w:rPr>
            <w:webHidden/>
          </w:rPr>
          <w:fldChar w:fldCharType="end"/>
        </w:r>
      </w:hyperlink>
    </w:p>
    <w:p w14:paraId="5E58515E" w14:textId="5327A9D8" w:rsidR="000F79E4" w:rsidRDefault="003D0377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3299318" w:history="1">
        <w:r w:rsidR="000F79E4" w:rsidRPr="00524DB2">
          <w:rPr>
            <w:rStyle w:val="Hipervnculo"/>
            <w:rFonts w:ascii="Century Gothic" w:hAnsi="Century Gothic"/>
          </w:rPr>
          <w:t>5</w:t>
        </w:r>
        <w:r w:rsidR="000F79E4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0F79E4" w:rsidRPr="00524DB2">
          <w:rPr>
            <w:rStyle w:val="Hipervnculo"/>
            <w:rFonts w:ascii="Century Gothic" w:hAnsi="Century Gothic"/>
          </w:rPr>
          <w:t>setenv.sh</w:t>
        </w:r>
        <w:r w:rsidR="000F79E4">
          <w:rPr>
            <w:webHidden/>
          </w:rPr>
          <w:tab/>
        </w:r>
        <w:r w:rsidR="000F79E4">
          <w:rPr>
            <w:webHidden/>
          </w:rPr>
          <w:fldChar w:fldCharType="begin"/>
        </w:r>
        <w:r w:rsidR="000F79E4">
          <w:rPr>
            <w:webHidden/>
          </w:rPr>
          <w:instrText xml:space="preserve"> PAGEREF _Toc43299318 \h </w:instrText>
        </w:r>
        <w:r w:rsidR="000F79E4">
          <w:rPr>
            <w:webHidden/>
          </w:rPr>
        </w:r>
        <w:r w:rsidR="000F79E4">
          <w:rPr>
            <w:webHidden/>
          </w:rPr>
          <w:fldChar w:fldCharType="separate"/>
        </w:r>
        <w:r w:rsidR="000F79E4">
          <w:rPr>
            <w:webHidden/>
          </w:rPr>
          <w:t>5</w:t>
        </w:r>
        <w:r w:rsidR="000F79E4">
          <w:rPr>
            <w:webHidden/>
          </w:rPr>
          <w:fldChar w:fldCharType="end"/>
        </w:r>
      </w:hyperlink>
    </w:p>
    <w:p w14:paraId="7D367C01" w14:textId="4BE46DC1" w:rsidR="000F79E4" w:rsidRDefault="003D0377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3299319" w:history="1">
        <w:r w:rsidR="000F79E4" w:rsidRPr="00524DB2">
          <w:rPr>
            <w:rStyle w:val="Hipervnculo"/>
            <w:rFonts w:ascii="Century Gothic" w:hAnsi="Century Gothic"/>
          </w:rPr>
          <w:t>6</w:t>
        </w:r>
        <w:r w:rsidR="000F79E4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0F79E4" w:rsidRPr="00524DB2">
          <w:rPr>
            <w:rStyle w:val="Hipervnculo"/>
            <w:rFonts w:ascii="Century Gothic" w:hAnsi="Century Gothic"/>
          </w:rPr>
          <w:t>start_drt_dali.sh</w:t>
        </w:r>
        <w:r w:rsidR="000F79E4">
          <w:rPr>
            <w:webHidden/>
          </w:rPr>
          <w:tab/>
        </w:r>
        <w:r w:rsidR="000F79E4">
          <w:rPr>
            <w:webHidden/>
          </w:rPr>
          <w:fldChar w:fldCharType="begin"/>
        </w:r>
        <w:r w:rsidR="000F79E4">
          <w:rPr>
            <w:webHidden/>
          </w:rPr>
          <w:instrText xml:space="preserve"> PAGEREF _Toc43299319 \h </w:instrText>
        </w:r>
        <w:r w:rsidR="000F79E4">
          <w:rPr>
            <w:webHidden/>
          </w:rPr>
        </w:r>
        <w:r w:rsidR="000F79E4">
          <w:rPr>
            <w:webHidden/>
          </w:rPr>
          <w:fldChar w:fldCharType="separate"/>
        </w:r>
        <w:r w:rsidR="000F79E4">
          <w:rPr>
            <w:webHidden/>
          </w:rPr>
          <w:t>6</w:t>
        </w:r>
        <w:r w:rsidR="000F79E4">
          <w:rPr>
            <w:webHidden/>
          </w:rPr>
          <w:fldChar w:fldCharType="end"/>
        </w:r>
      </w:hyperlink>
    </w:p>
    <w:p w14:paraId="2E40320B" w14:textId="4105BE59" w:rsidR="000F79E4" w:rsidRDefault="003D0377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3299320" w:history="1">
        <w:r w:rsidR="000F79E4" w:rsidRPr="00524DB2">
          <w:rPr>
            <w:rStyle w:val="Hipervnculo"/>
            <w:rFonts w:ascii="Century Gothic" w:hAnsi="Century Gothic"/>
          </w:rPr>
          <w:t>4.1</w:t>
        </w:r>
        <w:r w:rsidR="000F79E4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0F79E4" w:rsidRPr="00524DB2">
          <w:rPr>
            <w:rStyle w:val="Hipervnculo"/>
            <w:rFonts w:ascii="Century Gothic" w:hAnsi="Century Gothic"/>
          </w:rPr>
          <w:t>start_dali.sh</w:t>
        </w:r>
        <w:r w:rsidR="000F79E4">
          <w:rPr>
            <w:webHidden/>
          </w:rPr>
          <w:tab/>
        </w:r>
        <w:r w:rsidR="000F79E4">
          <w:rPr>
            <w:webHidden/>
          </w:rPr>
          <w:fldChar w:fldCharType="begin"/>
        </w:r>
        <w:r w:rsidR="000F79E4">
          <w:rPr>
            <w:webHidden/>
          </w:rPr>
          <w:instrText xml:space="preserve"> PAGEREF _Toc43299320 \h </w:instrText>
        </w:r>
        <w:r w:rsidR="000F79E4">
          <w:rPr>
            <w:webHidden/>
          </w:rPr>
        </w:r>
        <w:r w:rsidR="000F79E4">
          <w:rPr>
            <w:webHidden/>
          </w:rPr>
          <w:fldChar w:fldCharType="separate"/>
        </w:r>
        <w:r w:rsidR="000F79E4">
          <w:rPr>
            <w:webHidden/>
          </w:rPr>
          <w:t>8</w:t>
        </w:r>
        <w:r w:rsidR="000F79E4">
          <w:rPr>
            <w:webHidden/>
          </w:rPr>
          <w:fldChar w:fldCharType="end"/>
        </w:r>
      </w:hyperlink>
    </w:p>
    <w:p w14:paraId="6FCC9740" w14:textId="071024B0" w:rsidR="000F79E4" w:rsidRDefault="003D0377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3299321" w:history="1">
        <w:r w:rsidR="000F79E4" w:rsidRPr="00524DB2">
          <w:rPr>
            <w:rStyle w:val="Hipervnculo"/>
            <w:rFonts w:ascii="Century Gothic" w:hAnsi="Century Gothic"/>
          </w:rPr>
          <w:t>7</w:t>
        </w:r>
        <w:r w:rsidR="000F79E4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0F79E4" w:rsidRPr="00524DB2">
          <w:rPr>
            <w:rStyle w:val="Hipervnculo"/>
            <w:rFonts w:ascii="Century Gothic" w:hAnsi="Century Gothic"/>
          </w:rPr>
          <w:t>stop_drt_dali.sh</w:t>
        </w:r>
        <w:r w:rsidR="000F79E4">
          <w:rPr>
            <w:webHidden/>
          </w:rPr>
          <w:tab/>
        </w:r>
        <w:r w:rsidR="000F79E4">
          <w:rPr>
            <w:webHidden/>
          </w:rPr>
          <w:fldChar w:fldCharType="begin"/>
        </w:r>
        <w:r w:rsidR="000F79E4">
          <w:rPr>
            <w:webHidden/>
          </w:rPr>
          <w:instrText xml:space="preserve"> PAGEREF _Toc43299321 \h </w:instrText>
        </w:r>
        <w:r w:rsidR="000F79E4">
          <w:rPr>
            <w:webHidden/>
          </w:rPr>
        </w:r>
        <w:r w:rsidR="000F79E4">
          <w:rPr>
            <w:webHidden/>
          </w:rPr>
          <w:fldChar w:fldCharType="separate"/>
        </w:r>
        <w:r w:rsidR="000F79E4">
          <w:rPr>
            <w:webHidden/>
          </w:rPr>
          <w:t>11</w:t>
        </w:r>
        <w:r w:rsidR="000F79E4">
          <w:rPr>
            <w:webHidden/>
          </w:rPr>
          <w:fldChar w:fldCharType="end"/>
        </w:r>
      </w:hyperlink>
    </w:p>
    <w:p w14:paraId="16D3687D" w14:textId="5BFBF65C" w:rsidR="000F79E4" w:rsidRDefault="003D0377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3299322" w:history="1">
        <w:r w:rsidR="000F79E4" w:rsidRPr="00524DB2">
          <w:rPr>
            <w:rStyle w:val="Hipervnculo"/>
            <w:rFonts w:ascii="Century Gothic" w:hAnsi="Century Gothic"/>
          </w:rPr>
          <w:t xml:space="preserve">5.1 </w:t>
        </w:r>
        <w:r w:rsidR="000F79E4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0F79E4" w:rsidRPr="00524DB2">
          <w:rPr>
            <w:rStyle w:val="Hipervnculo"/>
            <w:rFonts w:ascii="Century Gothic" w:hAnsi="Century Gothic"/>
          </w:rPr>
          <w:t>stop_dali.sh</w:t>
        </w:r>
        <w:r w:rsidR="000F79E4">
          <w:rPr>
            <w:webHidden/>
          </w:rPr>
          <w:tab/>
        </w:r>
        <w:r w:rsidR="000F79E4">
          <w:rPr>
            <w:webHidden/>
          </w:rPr>
          <w:fldChar w:fldCharType="begin"/>
        </w:r>
        <w:r w:rsidR="000F79E4">
          <w:rPr>
            <w:webHidden/>
          </w:rPr>
          <w:instrText xml:space="preserve"> PAGEREF _Toc43299322 \h </w:instrText>
        </w:r>
        <w:r w:rsidR="000F79E4">
          <w:rPr>
            <w:webHidden/>
          </w:rPr>
        </w:r>
        <w:r w:rsidR="000F79E4">
          <w:rPr>
            <w:webHidden/>
          </w:rPr>
          <w:fldChar w:fldCharType="separate"/>
        </w:r>
        <w:r w:rsidR="000F79E4">
          <w:rPr>
            <w:webHidden/>
          </w:rPr>
          <w:t>13</w:t>
        </w:r>
        <w:r w:rsidR="000F79E4">
          <w:rPr>
            <w:webHidden/>
          </w:rPr>
          <w:fldChar w:fldCharType="end"/>
        </w:r>
      </w:hyperlink>
    </w:p>
    <w:p w14:paraId="6BB9E253" w14:textId="62AF0DEA" w:rsidR="00424E9C" w:rsidRPr="008E419D" w:rsidRDefault="00424E9C" w:rsidP="00424E9C">
      <w:pPr>
        <w:rPr>
          <w:rFonts w:ascii="Century Gothic" w:hAnsi="Century Gothic"/>
        </w:rPr>
      </w:pPr>
      <w:r w:rsidRPr="008E419D">
        <w:rPr>
          <w:rFonts w:ascii="Century Gothic" w:hAnsi="Century Gothic"/>
        </w:rPr>
        <w:fldChar w:fldCharType="end"/>
      </w:r>
    </w:p>
    <w:p w14:paraId="23DE523C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52E56223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07547A01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5043CB0F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07459315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537F28F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DFB9E20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70DF9E56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B7B4B86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76F56CCA" w14:textId="77777777" w:rsidR="000328ED" w:rsidRDefault="000328ED">
      <w:pPr>
        <w:rPr>
          <w:rFonts w:ascii="Century Gothic" w:eastAsia="Arial Unicode MS" w:hAnsi="Century Gothic" w:cs="Arial"/>
          <w:b/>
          <w:bCs/>
          <w:color w:val="262626" w:themeColor="text1" w:themeTint="D9"/>
          <w:sz w:val="36"/>
          <w:szCs w:val="36"/>
          <w:lang w:eastAsia="es-ES"/>
        </w:rPr>
      </w:pPr>
      <w:r>
        <w:rPr>
          <w:rFonts w:ascii="Century Gothic" w:hAnsi="Century Gothic"/>
        </w:rPr>
        <w:br w:type="page"/>
      </w:r>
    </w:p>
    <w:p w14:paraId="44524CF6" w14:textId="3B3112F7" w:rsidR="002032E2" w:rsidRPr="003A1386" w:rsidRDefault="000328ED" w:rsidP="003A1386">
      <w:pPr>
        <w:pStyle w:val="Ttulo"/>
        <w:rPr>
          <w:rFonts w:ascii="Century Gothic" w:hAnsi="Century Gothic"/>
          <w:lang w:val="es-MX"/>
        </w:rPr>
      </w:pPr>
      <w:r>
        <w:rPr>
          <w:rFonts w:ascii="Century Gothic" w:hAnsi="Century Gothic"/>
          <w:lang w:val="es-MX"/>
        </w:rPr>
        <w:lastRenderedPageBreak/>
        <w:t>Memoria Técnica</w:t>
      </w:r>
    </w:p>
    <w:p w14:paraId="4D704844" w14:textId="77777777" w:rsidR="000F79E4" w:rsidRDefault="000F79E4" w:rsidP="000F79E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0" w:name="_Toc43299314"/>
      <w:r>
        <w:rPr>
          <w:rFonts w:ascii="Century Gothic" w:hAnsi="Century Gothic"/>
          <w:lang w:val="es-MX"/>
        </w:rPr>
        <w:t>Objetivo del Shell</w:t>
      </w:r>
      <w:bookmarkEnd w:id="0"/>
    </w:p>
    <w:p w14:paraId="67913191" w14:textId="1AB50A87" w:rsidR="000F79E4" w:rsidRPr="00C22217" w:rsidRDefault="000F79E4" w:rsidP="000F79E4">
      <w:pPr>
        <w:jc w:val="both"/>
        <w:rPr>
          <w:rFonts w:ascii="Century Gothic" w:eastAsia="Tahoma" w:hAnsi="Century Gothic"/>
          <w:szCs w:val="20"/>
          <w:lang w:val="es-ES"/>
        </w:rPr>
      </w:pPr>
      <w:r w:rsidRPr="00C2221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proposito</w:t>
      </w:r>
      <w:proofErr w:type="spellEnd"/>
      <w:r w:rsidRPr="00C2221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del Shell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 la sistematización del levantado y bajado de la aplicación: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DRT_Dali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>, de la empresa CCV.</w:t>
      </w:r>
    </w:p>
    <w:p w14:paraId="5340DD67" w14:textId="30E92210" w:rsidR="00AA3319" w:rsidRDefault="00AA3319" w:rsidP="00AA3319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1" w:name="_Toc43299315"/>
      <w:r>
        <w:rPr>
          <w:rFonts w:ascii="Century Gothic" w:hAnsi="Century Gothic"/>
          <w:lang w:val="es-MX"/>
        </w:rPr>
        <w:t>Descripción general</w:t>
      </w:r>
      <w:bookmarkEnd w:id="1"/>
      <w:r>
        <w:rPr>
          <w:rFonts w:ascii="Century Gothic" w:hAnsi="Century Gothic"/>
          <w:lang w:val="es-MX"/>
        </w:rPr>
        <w:t xml:space="preserve"> </w:t>
      </w:r>
    </w:p>
    <w:p w14:paraId="19177BD5" w14:textId="7D60AA10" w:rsidR="00AA3319" w:rsidRDefault="00AA3319" w:rsidP="00AA3319">
      <w:pPr>
        <w:rPr>
          <w:ins w:id="2" w:author="Mariana Gonzalez Buendia" w:date="2020-06-17T16:23:00Z"/>
          <w:rFonts w:ascii="Century Gothic" w:eastAsia="Tahoma" w:hAnsi="Century Gothic" w:cs="Times New Roman"/>
          <w:sz w:val="20"/>
          <w:szCs w:val="20"/>
          <w:lang w:eastAsia="es-ES"/>
        </w:rPr>
      </w:pPr>
      <w:commentRangeStart w:id="3"/>
      <w:r w:rsidRPr="00AA3319">
        <w:rPr>
          <w:rFonts w:ascii="Century Gothic" w:eastAsia="Tahoma" w:hAnsi="Century Gothic" w:cs="Times New Roman"/>
          <w:sz w:val="20"/>
          <w:szCs w:val="20"/>
          <w:lang w:eastAsia="es-ES"/>
        </w:rPr>
        <w:t>Descripción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…</w:t>
      </w:r>
      <w:commentRangeEnd w:id="3"/>
      <w:r w:rsidR="000F79E4">
        <w:rPr>
          <w:rStyle w:val="Refdecomentario"/>
        </w:rPr>
        <w:commentReference w:id="3"/>
      </w:r>
    </w:p>
    <w:p w14:paraId="00692818" w14:textId="041B2182" w:rsidR="00451555" w:rsidRPr="00451555" w:rsidRDefault="00451555" w:rsidP="00AA3319">
      <w:pPr>
        <w:rPr>
          <w:rFonts w:ascii="Century Gothic" w:eastAsia="Tahoma" w:hAnsi="Century Gothic" w:cs="Times New Roman"/>
          <w:sz w:val="20"/>
          <w:szCs w:val="20"/>
          <w:lang w:eastAsia="es-ES"/>
          <w:rPrChange w:id="4" w:author="Mariana Gonzalez Buendia" w:date="2020-06-17T16:23:00Z">
            <w:rPr>
              <w:rFonts w:eastAsia="Times New Roman"/>
              <w:b/>
              <w:bCs/>
              <w:kern w:val="32"/>
              <w:sz w:val="24"/>
            </w:rPr>
          </w:rPrChange>
        </w:rPr>
      </w:pPr>
      <w:ins w:id="5" w:author="Mariana Gonzalez Buendia" w:date="2020-06-17T16:23:00Z">
        <w:r w:rsidRPr="00451555">
          <w:rPr>
            <w:rFonts w:ascii="Century Gothic" w:eastAsia="Tahoma" w:hAnsi="Century Gothic" w:cs="Times New Roman"/>
            <w:sz w:val="20"/>
            <w:szCs w:val="20"/>
            <w:lang w:eastAsia="es-ES"/>
            <w:rPrChange w:id="6" w:author="Mariana Gonzalez Buendia" w:date="2020-06-17T16:23:00Z">
              <w:rPr>
                <w:rFonts w:eastAsia="Times New Roman"/>
                <w:b/>
                <w:bCs/>
                <w:kern w:val="32"/>
                <w:sz w:val="24"/>
              </w:rPr>
            </w:rPrChange>
          </w:rPr>
          <w:t xml:space="preserve">Se tiene </w:t>
        </w:r>
      </w:ins>
      <w:proofErr w:type="gramStart"/>
      <w:ins w:id="7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dos </w:t>
        </w:r>
      </w:ins>
      <w:ins w:id="8" w:author="Mariana Gonzalez Buendia" w:date="2020-06-17T16:23:00Z">
        <w:r w:rsidRPr="00451555">
          <w:rPr>
            <w:rFonts w:ascii="Century Gothic" w:eastAsia="Tahoma" w:hAnsi="Century Gothic" w:cs="Times New Roman"/>
            <w:sz w:val="20"/>
            <w:szCs w:val="20"/>
            <w:lang w:eastAsia="es-ES"/>
            <w:rPrChange w:id="9" w:author="Mariana Gonzalez Buendia" w:date="2020-06-17T16:23:00Z">
              <w:rPr>
                <w:rFonts w:eastAsia="Times New Roman"/>
                <w:b/>
                <w:bCs/>
                <w:kern w:val="32"/>
                <w:sz w:val="24"/>
              </w:rPr>
            </w:rPrChange>
          </w:rPr>
          <w:t xml:space="preserve"> </w:t>
        </w:r>
        <w:proofErr w:type="spellStart"/>
        <w:r w:rsidRPr="00451555">
          <w:rPr>
            <w:rFonts w:ascii="Century Gothic" w:eastAsia="Tahoma" w:hAnsi="Century Gothic" w:cs="Times New Roman"/>
            <w:sz w:val="20"/>
            <w:szCs w:val="20"/>
            <w:lang w:eastAsia="es-ES"/>
            <w:rPrChange w:id="10" w:author="Mariana Gonzalez Buendia" w:date="2020-06-17T16:23:00Z">
              <w:rPr>
                <w:rFonts w:eastAsia="Times New Roman"/>
                <w:b/>
                <w:bCs/>
                <w:kern w:val="32"/>
                <w:sz w:val="24"/>
              </w:rPr>
            </w:rPrChange>
          </w:rPr>
          <w:t>Shell</w:t>
        </w:r>
      </w:ins>
      <w:ins w:id="11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>s</w:t>
        </w:r>
      </w:ins>
      <w:proofErr w:type="spellEnd"/>
      <w:proofErr w:type="gramEnd"/>
      <w:ins w:id="12" w:author="Mariana Gonzalez Buendia" w:date="2020-06-17T16:23:00Z">
        <w:r w:rsidRPr="00451555">
          <w:rPr>
            <w:rFonts w:ascii="Century Gothic" w:eastAsia="Tahoma" w:hAnsi="Century Gothic" w:cs="Times New Roman"/>
            <w:sz w:val="20"/>
            <w:szCs w:val="20"/>
            <w:lang w:eastAsia="es-ES"/>
            <w:rPrChange w:id="13" w:author="Mariana Gonzalez Buendia" w:date="2020-06-17T16:23:00Z">
              <w:rPr>
                <w:rFonts w:eastAsia="Times New Roman"/>
                <w:b/>
                <w:bCs/>
                <w:kern w:val="32"/>
                <w:sz w:val="24"/>
              </w:rPr>
            </w:rPrChange>
          </w:rPr>
          <w:t xml:space="preserve"> maestro</w:t>
        </w:r>
      </w:ins>
      <w:ins w:id="14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>s</w:t>
        </w:r>
      </w:ins>
      <w:ins w:id="15" w:author="Mariana Gonzalez Buendia" w:date="2020-06-17T16:23:00Z">
        <w:r w:rsidRPr="00451555">
          <w:rPr>
            <w:rFonts w:ascii="Century Gothic" w:eastAsia="Tahoma" w:hAnsi="Century Gothic" w:cs="Times New Roman"/>
            <w:sz w:val="20"/>
            <w:szCs w:val="20"/>
            <w:lang w:eastAsia="es-ES"/>
            <w:rPrChange w:id="16" w:author="Mariana Gonzalez Buendia" w:date="2020-06-17T16:23:00Z">
              <w:rPr>
                <w:rFonts w:eastAsia="Times New Roman"/>
                <w:b/>
                <w:bCs/>
                <w:kern w:val="32"/>
                <w:sz w:val="24"/>
              </w:rPr>
            </w:rPrChange>
          </w:rPr>
          <w:t xml:space="preserve"> que se encuentra en el host primario  est</w:t>
        </w:r>
      </w:ins>
      <w:ins w:id="17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>os</w:t>
        </w:r>
      </w:ins>
      <w:ins w:id="18" w:author="Mariana Gonzalez Buendia" w:date="2020-06-17T16:23:00Z">
        <w:r w:rsidRPr="00451555">
          <w:rPr>
            <w:rFonts w:ascii="Century Gothic" w:eastAsia="Tahoma" w:hAnsi="Century Gothic" w:cs="Times New Roman"/>
            <w:sz w:val="20"/>
            <w:szCs w:val="20"/>
            <w:lang w:eastAsia="es-ES"/>
            <w:rPrChange w:id="19" w:author="Mariana Gonzalez Buendia" w:date="2020-06-17T16:23:00Z">
              <w:rPr>
                <w:rFonts w:eastAsia="Times New Roman"/>
                <w:b/>
                <w:bCs/>
                <w:kern w:val="32"/>
                <w:sz w:val="24"/>
              </w:rPr>
            </w:rPrChange>
          </w:rPr>
          <w:t xml:space="preserve"> ejecuta</w:t>
        </w:r>
      </w:ins>
      <w:ins w:id="20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n el levantar </w:t>
        </w:r>
      </w:ins>
      <w:ins w:id="21" w:author="Mariana Gonzalez Buendia" w:date="2020-06-17T16:25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>y detener los contenedores de DRT_DALI</w:t>
        </w:r>
      </w:ins>
    </w:p>
    <w:p w14:paraId="34AD7822" w14:textId="74A85174" w:rsidR="0003103F" w:rsidRPr="00AA0B6B" w:rsidRDefault="05915FF3" w:rsidP="7306ADFA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2" w:name="_Toc43299316"/>
      <w:r w:rsidRPr="561ACBBE">
        <w:rPr>
          <w:rFonts w:ascii="Century Gothic" w:hAnsi="Century Gothic"/>
          <w:lang w:val="es-MX"/>
        </w:rPr>
        <w:t>Estructura de Directorios</w:t>
      </w:r>
      <w:bookmarkEnd w:id="22"/>
    </w:p>
    <w:p w14:paraId="0208E867" w14:textId="77777777" w:rsidR="001E26D3" w:rsidRDefault="46F864BE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La estructura de los directorios, </w:t>
      </w:r>
      <w:r w:rsidR="000328ED">
        <w:rPr>
          <w:rFonts w:ascii="Century Gothic" w:eastAsia="Tahoma" w:hAnsi="Century Gothic" w:cs="Times New Roman"/>
          <w:sz w:val="20"/>
          <w:szCs w:val="20"/>
          <w:lang w:eastAsia="es-ES"/>
        </w:rPr>
        <w:t>se manejará de la siguiente forma:</w:t>
      </w:r>
    </w:p>
    <w:p w14:paraId="661CD9D1" w14:textId="66C5EA75" w:rsidR="46F864BE" w:rsidRDefault="000328ED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El código se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encuentra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rá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separado por 3 carpetas: quality, drp y prod, dentro de estas, se encuentran las carpetas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correspondientes a los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host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(</w:t>
      </w:r>
      <w:proofErr w:type="gram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a,b</w:t>
      </w:r>
      <w:proofErr w:type="gram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c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)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dentro de estas las carpetas fuse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usr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webuser que indican que usuario tendrá que archivos.</w:t>
      </w:r>
    </w:p>
    <w:p w14:paraId="15FE1CA6" w14:textId="70DBBE7C" w:rsidR="00E940AE" w:rsidRDefault="00E940AE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E940AE">
        <w:rPr>
          <w:rFonts w:ascii="Century Gothic" w:eastAsia="Tahoma" w:hAnsi="Century Gothic" w:cs="Times New Roman"/>
          <w:b/>
          <w:bCs/>
          <w:sz w:val="20"/>
          <w:szCs w:val="20"/>
          <w:lang w:eastAsia="es-ES"/>
        </w:rPr>
        <w:t>/raiz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shell principal</w:t>
      </w:r>
    </w:p>
    <w:p w14:paraId="581503C4" w14:textId="1AD389BF" w:rsidR="00AB3059" w:rsidRPr="00C05724" w:rsidRDefault="6A20A076" w:rsidP="561ACBBE">
      <w:pPr>
        <w:pStyle w:val="Prrafodelista"/>
        <w:numPr>
          <w:ilvl w:val="0"/>
          <w:numId w:val="1"/>
        </w:numPr>
        <w:rPr>
          <w:rFonts w:ascii="Century Gothic" w:eastAsia="Tahoma" w:hAnsi="Century Gothic"/>
          <w:color w:val="auto"/>
          <w:szCs w:val="20"/>
          <w:lang w:val="es-MX"/>
        </w:rPr>
      </w:pPr>
      <w:r w:rsidRPr="00C05724">
        <w:rPr>
          <w:rFonts w:ascii="Century Gothic" w:eastAsia="Tahoma" w:hAnsi="Century Gothic"/>
          <w:b/>
          <w:bCs/>
          <w:color w:val="auto"/>
          <w:szCs w:val="20"/>
          <w:lang w:val="es-MX"/>
        </w:rPr>
        <w:t>/</w:t>
      </w:r>
      <w:r w:rsidR="00CB1A14">
        <w:rPr>
          <w:rFonts w:ascii="Century Gothic" w:eastAsia="Tahoma" w:hAnsi="Century Gothic"/>
          <w:b/>
          <w:bCs/>
          <w:color w:val="auto"/>
          <w:szCs w:val="20"/>
          <w:lang w:val="es-MX"/>
        </w:rPr>
        <w:t>common</w:t>
      </w:r>
      <w:r w:rsidRPr="00C05724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r w:rsidR="000328ED">
        <w:rPr>
          <w:rFonts w:ascii="Century Gothic" w:eastAsia="Tahoma" w:hAnsi="Century Gothic"/>
          <w:color w:val="auto"/>
          <w:szCs w:val="20"/>
          <w:lang w:val="es-MX"/>
        </w:rPr>
        <w:t xml:space="preserve">colocación de archivo con </w:t>
      </w:r>
      <w:r w:rsidR="00CB1A14">
        <w:rPr>
          <w:rFonts w:ascii="Century Gothic" w:eastAsia="Tahoma" w:hAnsi="Century Gothic"/>
          <w:color w:val="auto"/>
          <w:szCs w:val="20"/>
          <w:lang w:val="es-MX"/>
        </w:rPr>
        <w:t>variables de entorno</w:t>
      </w:r>
    </w:p>
    <w:p w14:paraId="75521CED" w14:textId="5621C662" w:rsidR="00546506" w:rsidRPr="00C05724" w:rsidRDefault="435DD378" w:rsidP="00C05724">
      <w:pPr>
        <w:pStyle w:val="Prrafodelista"/>
        <w:numPr>
          <w:ilvl w:val="0"/>
          <w:numId w:val="1"/>
        </w:numPr>
        <w:rPr>
          <w:rFonts w:ascii="Century Gothic" w:eastAsia="Tahoma" w:hAnsi="Century Gothic"/>
          <w:color w:val="auto"/>
          <w:szCs w:val="20"/>
        </w:rPr>
      </w:pPr>
      <w:r w:rsidRPr="00C05724">
        <w:rPr>
          <w:rFonts w:ascii="Century Gothic" w:eastAsia="Tahoma" w:hAnsi="Century Gothic"/>
          <w:b/>
          <w:bCs/>
          <w:color w:val="auto"/>
          <w:szCs w:val="20"/>
        </w:rPr>
        <w:t>/</w:t>
      </w:r>
      <w:r w:rsidR="000328ED">
        <w:rPr>
          <w:rFonts w:ascii="Century Gothic" w:eastAsia="Tahoma" w:hAnsi="Century Gothic"/>
          <w:b/>
          <w:bCs/>
          <w:color w:val="auto"/>
          <w:szCs w:val="20"/>
          <w:lang w:val="es-MX"/>
        </w:rPr>
        <w:t>database</w:t>
      </w:r>
      <w:r w:rsidRPr="00C05724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r w:rsidR="00587A3F">
        <w:rPr>
          <w:rFonts w:ascii="Century Gothic" w:eastAsia="Tahoma" w:hAnsi="Century Gothic"/>
          <w:color w:val="auto"/>
          <w:szCs w:val="20"/>
          <w:lang w:val="es-MX"/>
        </w:rPr>
        <w:t xml:space="preserve">shells de </w:t>
      </w:r>
      <w:r w:rsidR="00E940AE">
        <w:rPr>
          <w:rFonts w:ascii="Century Gothic" w:eastAsia="Tahoma" w:hAnsi="Century Gothic"/>
          <w:color w:val="auto"/>
          <w:szCs w:val="20"/>
          <w:lang w:val="es-MX"/>
        </w:rPr>
        <w:t>para la ejecución de</w:t>
      </w:r>
      <w:r w:rsidR="007E53C8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r w:rsidR="003A1386">
        <w:rPr>
          <w:rFonts w:ascii="Century Gothic" w:eastAsia="Tahoma" w:hAnsi="Century Gothic"/>
          <w:color w:val="auto"/>
          <w:szCs w:val="20"/>
          <w:lang w:val="es-MX"/>
        </w:rPr>
        <w:t>modificaciones a la BD</w:t>
      </w:r>
    </w:p>
    <w:p w14:paraId="136AB3AD" w14:textId="79BA40EB" w:rsidR="00C05724" w:rsidRPr="00C05724" w:rsidRDefault="6AB7893E" w:rsidP="00C05724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szCs w:val="20"/>
        </w:rPr>
      </w:pPr>
      <w:r w:rsidRPr="00E940AE">
        <w:rPr>
          <w:rFonts w:ascii="Century Gothic" w:eastAsia="Tahoma" w:hAnsi="Century Gothic"/>
          <w:b/>
          <w:bCs/>
          <w:color w:val="auto"/>
          <w:szCs w:val="20"/>
        </w:rPr>
        <w:t>/</w:t>
      </w:r>
      <w:r w:rsidR="000328ED" w:rsidRPr="00E940AE">
        <w:rPr>
          <w:rFonts w:ascii="Century Gothic" w:eastAsia="Tahoma" w:hAnsi="Century Gothic"/>
          <w:b/>
          <w:bCs/>
          <w:color w:val="auto"/>
          <w:szCs w:val="20"/>
        </w:rPr>
        <w:t>fuse</w:t>
      </w:r>
      <w:r w:rsidRPr="561ACBBE">
        <w:rPr>
          <w:rFonts w:ascii="Century Gothic" w:eastAsia="Tahoma" w:hAnsi="Century Gothic"/>
          <w:szCs w:val="20"/>
        </w:rPr>
        <w:t xml:space="preserve"> </w:t>
      </w:r>
      <w:r w:rsidR="003A1386">
        <w:rPr>
          <w:rFonts w:ascii="Century Gothic" w:eastAsia="Tahoma" w:hAnsi="Century Gothic"/>
          <w:szCs w:val="20"/>
        </w:rPr>
        <w:t>AMQ</w:t>
      </w:r>
      <w:r w:rsidR="00E940AE">
        <w:rPr>
          <w:rFonts w:ascii="Century Gothic" w:eastAsia="Tahoma" w:hAnsi="Century Gothic"/>
          <w:szCs w:val="20"/>
        </w:rPr>
        <w:t xml:space="preserve"> y contenedores</w:t>
      </w:r>
    </w:p>
    <w:p w14:paraId="296FEF7D" w14:textId="45F79FDC" w:rsidR="00076A7F" w:rsidRPr="00587A3F" w:rsidRDefault="04B2AB9B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szCs w:val="20"/>
        </w:rPr>
      </w:pPr>
      <w:r w:rsidRPr="00C05724">
        <w:rPr>
          <w:rFonts w:ascii="Century Gothic" w:eastAsia="Tahoma" w:hAnsi="Century Gothic"/>
          <w:b/>
          <w:bCs/>
          <w:lang w:val="es-MX"/>
        </w:rPr>
        <w:t>/</w:t>
      </w:r>
      <w:r w:rsidR="000328ED">
        <w:rPr>
          <w:rFonts w:ascii="Century Gothic" w:eastAsia="Tahoma" w:hAnsi="Century Gothic"/>
          <w:b/>
          <w:bCs/>
          <w:lang w:val="es-MX"/>
        </w:rPr>
        <w:t>j</w:t>
      </w:r>
      <w:r w:rsidR="000328ED" w:rsidRPr="00E940AE">
        <w:rPr>
          <w:rFonts w:ascii="Century Gothic" w:eastAsia="Tahoma" w:hAnsi="Century Gothic"/>
          <w:b/>
          <w:bCs/>
          <w:color w:val="auto"/>
          <w:szCs w:val="20"/>
        </w:rPr>
        <w:t>boss</w:t>
      </w:r>
      <w:r w:rsidRPr="00C05724">
        <w:rPr>
          <w:rFonts w:ascii="Century Gothic" w:eastAsia="Tahoma" w:hAnsi="Century Gothic"/>
          <w:lang w:val="es-MX"/>
        </w:rPr>
        <w:t xml:space="preserve"> </w:t>
      </w:r>
      <w:r w:rsidR="00E940AE">
        <w:rPr>
          <w:rFonts w:ascii="Century Gothic" w:eastAsia="Tahoma" w:hAnsi="Century Gothic"/>
          <w:lang w:val="es-MX"/>
        </w:rPr>
        <w:t>shells de aplicaciones</w:t>
      </w:r>
    </w:p>
    <w:p w14:paraId="72EC642A" w14:textId="46660500" w:rsidR="00587A3F" w:rsidRPr="00355CBA" w:rsidRDefault="00587A3F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szCs w:val="20"/>
        </w:rPr>
      </w:pPr>
      <w:r w:rsidRPr="00587A3F">
        <w:rPr>
          <w:rFonts w:ascii="Century Gothic" w:eastAsia="Tahoma" w:hAnsi="Century Gothic"/>
          <w:b/>
          <w:bCs/>
          <w:lang w:val="es-MX"/>
        </w:rPr>
        <w:t>/</w:t>
      </w:r>
      <w:proofErr w:type="spellStart"/>
      <w:r w:rsidRPr="00E940AE">
        <w:rPr>
          <w:rFonts w:ascii="Century Gothic" w:eastAsia="Tahoma" w:hAnsi="Century Gothic"/>
          <w:b/>
          <w:bCs/>
          <w:color w:val="auto"/>
          <w:szCs w:val="20"/>
        </w:rPr>
        <w:t>fix</w:t>
      </w:r>
      <w:proofErr w:type="spellEnd"/>
      <w:r w:rsidR="00E940AE" w:rsidRPr="00E940AE">
        <w:rPr>
          <w:rFonts w:ascii="Century Gothic" w:eastAsia="Tahoma" w:hAnsi="Century Gothic"/>
          <w:b/>
          <w:bCs/>
          <w:color w:val="auto"/>
          <w:szCs w:val="20"/>
        </w:rPr>
        <w:t xml:space="preserve"> </w:t>
      </w:r>
      <w:r w:rsidR="00E940AE" w:rsidRPr="00E940AE">
        <w:rPr>
          <w:rFonts w:ascii="Century Gothic" w:eastAsia="Tahoma" w:hAnsi="Century Gothic"/>
          <w:lang w:val="es-MX"/>
        </w:rPr>
        <w:t>mensajería</w:t>
      </w:r>
    </w:p>
    <w:p w14:paraId="52DA999B" w14:textId="421424A7" w:rsidR="00355CBA" w:rsidRPr="00587A3F" w:rsidRDefault="00355CBA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szCs w:val="20"/>
        </w:rPr>
      </w:pPr>
      <w:r>
        <w:rPr>
          <w:rFonts w:ascii="Century Gothic" w:eastAsia="Tahoma" w:hAnsi="Century Gothic"/>
          <w:b/>
          <w:bCs/>
          <w:lang w:val="es-MX"/>
        </w:rPr>
        <w:t xml:space="preserve">/log </w:t>
      </w:r>
      <w:proofErr w:type="spellStart"/>
      <w:r>
        <w:rPr>
          <w:rFonts w:ascii="Century Gothic" w:eastAsia="Tahoma" w:hAnsi="Century Gothic"/>
          <w:lang w:val="es-MX"/>
        </w:rPr>
        <w:t>Bitacora</w:t>
      </w:r>
      <w:proofErr w:type="spellEnd"/>
      <w:r>
        <w:rPr>
          <w:rFonts w:ascii="Century Gothic" w:eastAsia="Tahoma" w:hAnsi="Century Gothic"/>
          <w:lang w:val="es-MX"/>
        </w:rPr>
        <w:t xml:space="preserve"> de ejecución de proceso</w:t>
      </w:r>
      <w:r w:rsidR="003F5933">
        <w:rPr>
          <w:rFonts w:ascii="Century Gothic" w:eastAsia="Tahoma" w:hAnsi="Century Gothic"/>
          <w:lang w:val="es-MX"/>
        </w:rPr>
        <w:t>s</w:t>
      </w:r>
    </w:p>
    <w:p w14:paraId="44BD107E" w14:textId="03D6D84E" w:rsidR="00AA0B6B" w:rsidRDefault="00AA0B6B" w:rsidP="00203B1D">
      <w:pPr>
        <w:jc w:val="both"/>
        <w:rPr>
          <w:rFonts w:ascii="Century Gothic" w:hAnsi="Century Gothic"/>
          <w:b/>
          <w:sz w:val="20"/>
          <w:szCs w:val="20"/>
        </w:rPr>
      </w:pPr>
    </w:p>
    <w:p w14:paraId="3934DD10" w14:textId="44F8E863" w:rsidR="00CB1A14" w:rsidRPr="00CB1A14" w:rsidRDefault="00CB1A14" w:rsidP="00CB1A1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3" w:name="_Toc43299317"/>
      <w:r>
        <w:rPr>
          <w:rFonts w:ascii="Century Gothic" w:hAnsi="Century Gothic"/>
          <w:lang w:val="es-MX"/>
        </w:rPr>
        <w:t>Código</w:t>
      </w:r>
      <w:bookmarkEnd w:id="23"/>
    </w:p>
    <w:tbl>
      <w:tblPr>
        <w:tblStyle w:val="Tablaconcuadrcula"/>
        <w:tblW w:w="9052" w:type="dxa"/>
        <w:tblLook w:val="04A0" w:firstRow="1" w:lastRow="0" w:firstColumn="1" w:lastColumn="0" w:noHBand="0" w:noVBand="1"/>
      </w:tblPr>
      <w:tblGrid>
        <w:gridCol w:w="2164"/>
        <w:gridCol w:w="1747"/>
        <w:gridCol w:w="1800"/>
        <w:gridCol w:w="3341"/>
      </w:tblGrid>
      <w:tr w:rsidR="00C835BA" w:rsidRPr="00FD43BE" w14:paraId="762DB012" w14:textId="77777777" w:rsidTr="00C835BA">
        <w:trPr>
          <w:trHeight w:val="378"/>
        </w:trPr>
        <w:tc>
          <w:tcPr>
            <w:tcW w:w="2164" w:type="dxa"/>
          </w:tcPr>
          <w:p w14:paraId="3C119205" w14:textId="5A0B1D04" w:rsidR="00C835BA" w:rsidRPr="00FD43BE" w:rsidRDefault="00AA3319" w:rsidP="00A664C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Aplicación</w:t>
            </w:r>
          </w:p>
        </w:tc>
        <w:tc>
          <w:tcPr>
            <w:tcW w:w="1747" w:type="dxa"/>
          </w:tcPr>
          <w:p w14:paraId="472F8835" w14:textId="77777777" w:rsidR="00C835BA" w:rsidRPr="00FD43BE" w:rsidRDefault="00C835BA" w:rsidP="00A664C8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 xml:space="preserve">Descripción </w:t>
            </w:r>
          </w:p>
        </w:tc>
        <w:tc>
          <w:tcPr>
            <w:tcW w:w="1800" w:type="dxa"/>
          </w:tcPr>
          <w:p w14:paraId="0589392B" w14:textId="77777777" w:rsidR="00C835BA" w:rsidRPr="00FD43BE" w:rsidRDefault="00C835BA" w:rsidP="00A664C8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>Shell que ejecuta</w:t>
            </w:r>
          </w:p>
        </w:tc>
        <w:tc>
          <w:tcPr>
            <w:tcW w:w="3341" w:type="dxa"/>
          </w:tcPr>
          <w:p w14:paraId="7C62D260" w14:textId="77777777" w:rsidR="00C835BA" w:rsidRPr="00FD43BE" w:rsidRDefault="00C835BA" w:rsidP="00A664C8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>Ruta de log</w:t>
            </w:r>
          </w:p>
        </w:tc>
      </w:tr>
      <w:tr w:rsidR="00C835BA" w:rsidRPr="00FD43BE" w14:paraId="60069408" w14:textId="77777777" w:rsidTr="00C835BA">
        <w:trPr>
          <w:trHeight w:val="576"/>
        </w:trPr>
        <w:tc>
          <w:tcPr>
            <w:tcW w:w="2164" w:type="dxa"/>
          </w:tcPr>
          <w:p w14:paraId="51C8A4D7" w14:textId="03553AD8" w:rsidR="00C835BA" w:rsidRPr="00FD43BE" w:rsidRDefault="00FA7010" w:rsidP="00A664C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DRT_DALI</w:t>
            </w:r>
          </w:p>
        </w:tc>
        <w:tc>
          <w:tcPr>
            <w:tcW w:w="1747" w:type="dxa"/>
          </w:tcPr>
          <w:p w14:paraId="037608E2" w14:textId="2D5BF142" w:rsidR="00C835BA" w:rsidRPr="00FD43BE" w:rsidRDefault="00FA7010" w:rsidP="00A664C8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eastAsia="es-MX"/>
              </w:rPr>
              <w:t>Seteo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eastAsia="es-MX"/>
              </w:rPr>
              <w:t xml:space="preserve"> de variables de entorno </w:t>
            </w:r>
          </w:p>
        </w:tc>
        <w:tc>
          <w:tcPr>
            <w:tcW w:w="1800" w:type="dxa"/>
          </w:tcPr>
          <w:p w14:paraId="623F7C59" w14:textId="57CE593E" w:rsidR="00C835BA" w:rsidRPr="00FD43BE" w:rsidRDefault="00FA7010" w:rsidP="00A664C8">
            <w:pPr>
              <w:rPr>
                <w:rFonts w:ascii="Arial" w:hAnsi="Arial" w:cs="Arial"/>
                <w:sz w:val="16"/>
                <w:szCs w:val="16"/>
              </w:rPr>
            </w:pPr>
            <w:r w:rsidRPr="00FA7010">
              <w:rPr>
                <w:rFonts w:ascii="Arial" w:hAnsi="Arial" w:cs="Arial"/>
                <w:sz w:val="16"/>
                <w:szCs w:val="16"/>
              </w:rPr>
              <w:t>setenv.sh</w:t>
            </w:r>
          </w:p>
        </w:tc>
        <w:tc>
          <w:tcPr>
            <w:tcW w:w="3341" w:type="dxa"/>
          </w:tcPr>
          <w:p w14:paraId="38924FA7" w14:textId="1932512C" w:rsidR="00C835BA" w:rsidRPr="00FD43BE" w:rsidRDefault="00FA7010" w:rsidP="00FA701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</w:tc>
      </w:tr>
      <w:tr w:rsidR="00355CBA" w:rsidRPr="00451555" w14:paraId="626D1F88" w14:textId="77777777" w:rsidTr="00C835BA">
        <w:trPr>
          <w:trHeight w:val="197"/>
        </w:trPr>
        <w:tc>
          <w:tcPr>
            <w:tcW w:w="2164" w:type="dxa"/>
          </w:tcPr>
          <w:p w14:paraId="7769D2FD" w14:textId="5F6F9F55" w:rsidR="00355CBA" w:rsidRPr="00FD43BE" w:rsidRDefault="00355CBA" w:rsidP="00355CBA">
            <w:pPr>
              <w:rPr>
                <w:rFonts w:ascii="Arial" w:hAnsi="Arial" w:cs="Arial"/>
                <w:sz w:val="16"/>
                <w:szCs w:val="16"/>
              </w:rPr>
            </w:pPr>
            <w:r w:rsidRPr="00355CBA">
              <w:rPr>
                <w:rFonts w:ascii="Arial" w:hAnsi="Arial" w:cs="Arial"/>
                <w:sz w:val="16"/>
                <w:szCs w:val="16"/>
              </w:rPr>
              <w:t>DRT_DALI</w:t>
            </w:r>
          </w:p>
        </w:tc>
        <w:tc>
          <w:tcPr>
            <w:tcW w:w="1747" w:type="dxa"/>
          </w:tcPr>
          <w:p w14:paraId="3AB1ED6A" w14:textId="5B64D024" w:rsidR="00355CBA" w:rsidRPr="00FD43BE" w:rsidRDefault="00166E39" w:rsidP="00166E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Script principal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invocion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para levantar contenedores DRT_DALI</w:t>
            </w:r>
          </w:p>
        </w:tc>
        <w:tc>
          <w:tcPr>
            <w:tcW w:w="1800" w:type="dxa"/>
          </w:tcPr>
          <w:p w14:paraId="56EDD0B3" w14:textId="2E99D0FA" w:rsidR="00355CBA" w:rsidRPr="00FD43BE" w:rsidRDefault="00355CBA" w:rsidP="00355CBA">
            <w:pPr>
              <w:rPr>
                <w:rFonts w:ascii="Arial" w:hAnsi="Arial" w:cs="Arial"/>
                <w:sz w:val="16"/>
                <w:szCs w:val="16"/>
              </w:rPr>
            </w:pPr>
            <w:r w:rsidRPr="00355CBA">
              <w:rPr>
                <w:rFonts w:ascii="Arial" w:hAnsi="Arial" w:cs="Arial"/>
                <w:sz w:val="16"/>
                <w:szCs w:val="16"/>
              </w:rPr>
              <w:t>start_drt_dali.sh</w:t>
            </w:r>
          </w:p>
        </w:tc>
        <w:tc>
          <w:tcPr>
            <w:tcW w:w="3341" w:type="dxa"/>
          </w:tcPr>
          <w:p w14:paraId="7C6C5105" w14:textId="6FE1ACC7" w:rsidR="00355CBA" w:rsidRPr="00355CBA" w:rsidRDefault="00355CBA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/CCV/</w:t>
            </w:r>
            <w:r w:rsidRPr="00355CBA">
              <w:rPr>
                <w:rFonts w:ascii="Arial" w:hAnsi="Arial" w:cs="Arial"/>
                <w:sz w:val="16"/>
                <w:szCs w:val="16"/>
                <w:lang w:val="en-US"/>
              </w:rPr>
              <w:t>log/start_drt_dali.log</w:t>
            </w:r>
          </w:p>
        </w:tc>
      </w:tr>
      <w:tr w:rsidR="00355CBA" w:rsidRPr="00451555" w14:paraId="23106007" w14:textId="77777777" w:rsidTr="00C835BA">
        <w:trPr>
          <w:trHeight w:val="179"/>
        </w:trPr>
        <w:tc>
          <w:tcPr>
            <w:tcW w:w="2164" w:type="dxa"/>
          </w:tcPr>
          <w:p w14:paraId="0F5F81D8" w14:textId="703FCE55" w:rsidR="00355CBA" w:rsidRPr="00355CBA" w:rsidRDefault="00355CBA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DRT_DALI</w:t>
            </w:r>
          </w:p>
        </w:tc>
        <w:tc>
          <w:tcPr>
            <w:tcW w:w="1747" w:type="dxa"/>
          </w:tcPr>
          <w:p w14:paraId="5DE7F490" w14:textId="3B151AAB" w:rsidR="00355CBA" w:rsidRPr="00166E39" w:rsidRDefault="00166E39" w:rsidP="00166E39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Script principal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invocion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para detener contenedores DRT_DALI</w:t>
            </w:r>
          </w:p>
        </w:tc>
        <w:tc>
          <w:tcPr>
            <w:tcW w:w="1800" w:type="dxa"/>
          </w:tcPr>
          <w:p w14:paraId="0C170B9E" w14:textId="05FED674" w:rsidR="00FA7010" w:rsidRPr="00FA7010" w:rsidRDefault="00FA7010" w:rsidP="00FA7010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A7010">
              <w:rPr>
                <w:rFonts w:ascii="Arial" w:hAnsi="Arial" w:cs="Arial"/>
                <w:sz w:val="16"/>
                <w:szCs w:val="16"/>
                <w:lang w:val="en-US"/>
              </w:rPr>
              <w:t>stop_drt_dali.sh</w:t>
            </w:r>
          </w:p>
          <w:p w14:paraId="6B25656B" w14:textId="77777777" w:rsidR="00FA7010" w:rsidRPr="00FA7010" w:rsidRDefault="00FA7010" w:rsidP="00FA7010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69E1AD9" w14:textId="77777777" w:rsidR="00355CBA" w:rsidRPr="00355CBA" w:rsidRDefault="00355CBA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341" w:type="dxa"/>
          </w:tcPr>
          <w:p w14:paraId="04376663" w14:textId="218F6284" w:rsidR="00FA7010" w:rsidRPr="00FA7010" w:rsidRDefault="00FA7010" w:rsidP="00FA7010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 w:rsidRPr="00FA7010">
              <w:rPr>
                <w:rFonts w:ascii="Arial" w:hAnsi="Arial" w:cs="Arial"/>
                <w:sz w:val="16"/>
                <w:szCs w:val="16"/>
                <w:lang w:val="en-US"/>
              </w:rPr>
              <w:t>CCV/log/stop_drt_dali.log</w:t>
            </w:r>
          </w:p>
          <w:p w14:paraId="5C5F8B9A" w14:textId="77777777" w:rsidR="00FA7010" w:rsidRPr="00FA7010" w:rsidRDefault="00FA7010" w:rsidP="00FA7010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A78B04E" w14:textId="77777777" w:rsidR="00355CBA" w:rsidRPr="00355CBA" w:rsidRDefault="00355CBA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45B5" w:rsidRPr="00355CBA" w14:paraId="472237CE" w14:textId="77777777" w:rsidTr="00C835BA">
        <w:trPr>
          <w:trHeight w:val="197"/>
        </w:trPr>
        <w:tc>
          <w:tcPr>
            <w:tcW w:w="2164" w:type="dxa"/>
          </w:tcPr>
          <w:p w14:paraId="4640AF27" w14:textId="5C639601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n-US" w:eastAsia="es-MX"/>
              </w:rPr>
              <w:t>DRT_DALI</w:t>
            </w:r>
          </w:p>
        </w:tc>
        <w:tc>
          <w:tcPr>
            <w:tcW w:w="1747" w:type="dxa"/>
          </w:tcPr>
          <w:p w14:paraId="6CCA8CA7" w14:textId="1975784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L</w:t>
            </w:r>
            <w:r w:rsidR="002768AA">
              <w:rPr>
                <w:rFonts w:ascii="Arial" w:hAnsi="Arial" w:cs="Arial"/>
                <w:sz w:val="16"/>
                <w:szCs w:val="16"/>
              </w:rPr>
              <w:t xml:space="preserve">evantar 3 </w:t>
            </w:r>
            <w:r>
              <w:rPr>
                <w:rFonts w:ascii="Arial" w:hAnsi="Arial" w:cs="Arial"/>
                <w:sz w:val="16"/>
                <w:szCs w:val="16"/>
              </w:rPr>
              <w:t>contenedores DRT_DALI</w:t>
            </w:r>
          </w:p>
        </w:tc>
        <w:tc>
          <w:tcPr>
            <w:tcW w:w="1800" w:type="dxa"/>
          </w:tcPr>
          <w:p w14:paraId="3182E651" w14:textId="114D939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5B5">
              <w:rPr>
                <w:rFonts w:ascii="Arial" w:hAnsi="Arial" w:cs="Arial"/>
                <w:sz w:val="16"/>
                <w:szCs w:val="16"/>
                <w:lang w:val="en-US"/>
              </w:rPr>
              <w:t>start_dali.sh</w:t>
            </w:r>
          </w:p>
        </w:tc>
        <w:tc>
          <w:tcPr>
            <w:tcW w:w="3341" w:type="dxa"/>
          </w:tcPr>
          <w:p w14:paraId="05CA90D0" w14:textId="7777777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45B5" w:rsidRPr="00355CBA" w14:paraId="296C2761" w14:textId="77777777" w:rsidTr="00C835BA">
        <w:trPr>
          <w:trHeight w:val="179"/>
        </w:trPr>
        <w:tc>
          <w:tcPr>
            <w:tcW w:w="2164" w:type="dxa"/>
          </w:tcPr>
          <w:p w14:paraId="06C3B52D" w14:textId="482E152A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n-US" w:eastAsia="es-MX"/>
              </w:rPr>
              <w:lastRenderedPageBreak/>
              <w:t>DRT_DALI</w:t>
            </w:r>
          </w:p>
        </w:tc>
        <w:tc>
          <w:tcPr>
            <w:tcW w:w="1747" w:type="dxa"/>
          </w:tcPr>
          <w:p w14:paraId="51EC2A09" w14:textId="24E7F0CD" w:rsidR="00EE45B5" w:rsidRPr="00355CBA" w:rsidRDefault="00166E39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A7010">
              <w:rPr>
                <w:rFonts w:ascii="Arial" w:hAnsi="Arial" w:cs="Arial"/>
                <w:sz w:val="16"/>
                <w:szCs w:val="16"/>
              </w:rPr>
              <w:t xml:space="preserve">Detener </w:t>
            </w:r>
            <w:r w:rsidR="002768AA">
              <w:rPr>
                <w:rFonts w:ascii="Arial" w:hAnsi="Arial" w:cs="Arial"/>
                <w:sz w:val="16"/>
                <w:szCs w:val="16"/>
              </w:rPr>
              <w:t xml:space="preserve">3 </w:t>
            </w:r>
            <w:r w:rsidRPr="00FA7010">
              <w:rPr>
                <w:rFonts w:ascii="Arial" w:hAnsi="Arial" w:cs="Arial"/>
                <w:sz w:val="16"/>
                <w:szCs w:val="16"/>
              </w:rPr>
              <w:t>Contenedor</w:t>
            </w:r>
            <w:r>
              <w:rPr>
                <w:rFonts w:ascii="Arial" w:hAnsi="Arial" w:cs="Arial"/>
                <w:sz w:val="16"/>
                <w:szCs w:val="16"/>
              </w:rPr>
              <w:t>es</w:t>
            </w:r>
            <w:r w:rsidRPr="00FA7010">
              <w:rPr>
                <w:rFonts w:ascii="Arial" w:hAnsi="Arial" w:cs="Arial"/>
                <w:sz w:val="16"/>
                <w:szCs w:val="16"/>
              </w:rPr>
              <w:t xml:space="preserve"> DRT_DALI</w:t>
            </w:r>
          </w:p>
        </w:tc>
        <w:tc>
          <w:tcPr>
            <w:tcW w:w="1800" w:type="dxa"/>
          </w:tcPr>
          <w:p w14:paraId="6C156D50" w14:textId="58A885C3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5B5">
              <w:rPr>
                <w:rFonts w:ascii="Arial" w:hAnsi="Arial" w:cs="Arial"/>
                <w:sz w:val="16"/>
                <w:szCs w:val="16"/>
                <w:lang w:val="en-US"/>
              </w:rPr>
              <w:t>stop_dali.sh</w:t>
            </w:r>
          </w:p>
        </w:tc>
        <w:tc>
          <w:tcPr>
            <w:tcW w:w="3341" w:type="dxa"/>
          </w:tcPr>
          <w:p w14:paraId="0D0F924C" w14:textId="7777777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6434E001" w14:textId="03971005" w:rsidR="00CB1A14" w:rsidRDefault="00CB1A1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554E37E7" w14:textId="4DD6BF29" w:rsidR="000A4B94" w:rsidRDefault="000A4B9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42707152" w14:textId="05951A83" w:rsidR="005F3704" w:rsidRDefault="005F370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4426C8F0" w14:textId="05DD8906" w:rsidR="005F3704" w:rsidRDefault="005F370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1EDE5A63" w14:textId="77777777" w:rsidR="005F3704" w:rsidRDefault="005F370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20E11E05" w14:textId="1B730C19" w:rsidR="005F3704" w:rsidRDefault="005F370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7C85F102" w14:textId="1170632E" w:rsidR="000A4B94" w:rsidRPr="00CB1A14" w:rsidRDefault="000A4B94" w:rsidP="000A4B9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4" w:name="_Toc43299318"/>
      <w:r>
        <w:rPr>
          <w:rFonts w:ascii="Century Gothic" w:hAnsi="Century Gothic"/>
          <w:lang w:val="es-MX"/>
        </w:rPr>
        <w:t>setenv.sh</w:t>
      </w:r>
      <w:bookmarkEnd w:id="24"/>
    </w:p>
    <w:p w14:paraId="172D7207" w14:textId="60DF397A" w:rsidR="00A44F87" w:rsidRDefault="00A44F87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MX"/>
        </w:rPr>
        <w:drawing>
          <wp:inline distT="0" distB="0" distL="0" distR="0" wp14:anchorId="5CA206E4" wp14:editId="71FF0E94">
            <wp:extent cx="2114550" cy="200977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7FC6" w14:textId="3CB2171C" w:rsidR="000A4B94" w:rsidRDefault="00FB16F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r w:rsidR="002768AA">
        <w:rPr>
          <w:rFonts w:ascii="Century Gothic" w:eastAsia="Tahoma" w:hAnsi="Century Gothic" w:cs="Times New Roman"/>
          <w:sz w:val="20"/>
          <w:szCs w:val="20"/>
          <w:lang w:eastAsia="es-ES"/>
        </w:rPr>
        <w:t>Script</w:t>
      </w: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funge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para inicialización </w:t>
      </w: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>de variables de entorno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ambiente que permitirán </w:t>
      </w:r>
      <w:proofErr w:type="gram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la 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optimia</w:t>
      </w:r>
      <w:proofErr w:type="spellEnd"/>
      <w:proofErr w:type="gram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ejecución de los Shell dependientes de este.</w:t>
      </w:r>
    </w:p>
    <w:p w14:paraId="26EA8654" w14:textId="31C7FAB1" w:rsidR="005F3704" w:rsidRDefault="00FB16F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Se encuentra en 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CCV/commons/setenv.sh</w:t>
      </w:r>
    </w:p>
    <w:p w14:paraId="5FE91524" w14:textId="70E00D60" w:rsidR="00613FAC" w:rsidRDefault="00613FAC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>Como se muestra en pantalla las variables de direcciones IP</w:t>
      </w:r>
      <w:r w:rsidR="00EC48A9">
        <w:rPr>
          <w:rFonts w:ascii="Century Gothic" w:eastAsia="Tahoma" w:hAnsi="Century Gothic" w:cs="Times New Roman"/>
          <w:sz w:val="20"/>
          <w:szCs w:val="20"/>
          <w:lang w:eastAsia="es-ES"/>
        </w:rPr>
        <w:t>’s son a las que apuntaran todos los scripts de los contenedores 1</w:t>
      </w:r>
      <w:r w:rsidR="00E57E95">
        <w:rPr>
          <w:rFonts w:ascii="Century Gothic" w:eastAsia="Tahoma" w:hAnsi="Century Gothic" w:cs="Times New Roman"/>
          <w:sz w:val="20"/>
          <w:szCs w:val="20"/>
          <w:lang w:eastAsia="es-ES"/>
        </w:rPr>
        <w:t>,2,</w:t>
      </w:r>
      <w:r w:rsidR="00EC48A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3. </w:t>
      </w:r>
    </w:p>
    <w:p w14:paraId="14FF7F07" w14:textId="09313073" w:rsidR="00FB16F9" w:rsidRDefault="002768AA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MX"/>
        </w:rPr>
        <w:lastRenderedPageBreak/>
        <w:drawing>
          <wp:inline distT="0" distB="0" distL="0" distR="0" wp14:anchorId="105FE0B3" wp14:editId="1CD3ECD4">
            <wp:extent cx="5577840" cy="310896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03A7" w14:textId="3CB115ED" w:rsidR="006D60D9" w:rsidRDefault="006D60D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70A2F9EA" w14:textId="7D9E8459" w:rsidR="006D60D9" w:rsidRDefault="006D60D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7F3D06C5" w14:textId="6D300FD8" w:rsidR="006D60D9" w:rsidRPr="006D60D9" w:rsidRDefault="006D60D9" w:rsidP="006D60D9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5" w:name="_Toc43299319"/>
      <w:r>
        <w:rPr>
          <w:rFonts w:ascii="Century Gothic" w:hAnsi="Century Gothic"/>
          <w:lang w:val="es-MX"/>
        </w:rPr>
        <w:t>start_drt_dali.sh</w:t>
      </w:r>
      <w:bookmarkEnd w:id="25"/>
    </w:p>
    <w:p w14:paraId="26795943" w14:textId="3C3A3305" w:rsidR="00B65C2D" w:rsidRDefault="00B65C2D" w:rsidP="00B10432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MX"/>
        </w:rPr>
        <w:drawing>
          <wp:inline distT="0" distB="0" distL="0" distR="0" wp14:anchorId="5DDF66D3" wp14:editId="2951A52B">
            <wp:extent cx="2105025" cy="203835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19F4" w14:textId="4DCAAF0B" w:rsidR="00B10432" w:rsidRPr="006B75E5" w:rsidRDefault="002768AA" w:rsidP="00B10432">
      <w:pPr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Shell es</w:t>
      </w:r>
      <w:r w:rsidR="007D117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el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script principal para </w:t>
      </w:r>
      <w:r w:rsidR="009F73E4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levantar </w:t>
      </w:r>
      <w:r w:rsidR="007D1177">
        <w:rPr>
          <w:rFonts w:ascii="Century Gothic" w:eastAsia="Tahoma" w:hAnsi="Century Gothic" w:cs="Times New Roman"/>
          <w:sz w:val="20"/>
          <w:szCs w:val="20"/>
          <w:lang w:eastAsia="es-ES"/>
        </w:rPr>
        <w:t>lo</w:t>
      </w:r>
      <w:r w:rsidR="008C011D"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r w:rsidR="007D117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3 contenedores DRT_DALI. </w:t>
      </w:r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Se encuentra en el </w:t>
      </w:r>
      <w:proofErr w:type="spellStart"/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>CCV/start_drt_dali.sh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”, cabe mencionar que este llama a otro script</w:t>
      </w:r>
      <w:r w:rsidR="006B75E5" w:rsidRPr="006B75E5">
        <w:t xml:space="preserve"> </w:t>
      </w:r>
      <w:r w:rsidR="006B75E5">
        <w:t>“</w:t>
      </w:r>
      <w:r w:rsidR="006B75E5"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CCV/fuse/stat_dali.sh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” el cual describiremos mas adelante</w:t>
      </w:r>
      <w:r w:rsidR="00396748">
        <w:rPr>
          <w:rFonts w:ascii="Century Gothic" w:eastAsia="Tahoma" w:hAnsi="Century Gothic" w:cs="Times New Roman"/>
          <w:sz w:val="20"/>
          <w:szCs w:val="20"/>
          <w:lang w:eastAsia="es-ES"/>
        </w:rPr>
        <w:t>.</w:t>
      </w:r>
      <w:r w:rsidR="006B75E5" w:rsidRPr="006B75E5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>L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a bitácora de 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ejecución </w:t>
      </w:r>
      <w:r w:rsidR="007C7D30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 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>este script se aloja en “</w:t>
      </w:r>
      <w:proofErr w:type="gramStart"/>
      <w:r w:rsidR="009D2FE8"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/CCV/log/start_drt_dali.log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proofErr w:type="gramEnd"/>
    </w:p>
    <w:p w14:paraId="454847E9" w14:textId="4881F876" w:rsidR="006D60D9" w:rsidRDefault="007D1177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>Consta de los siguientes pasos:</w:t>
      </w:r>
    </w:p>
    <w:p w14:paraId="3A46DA0F" w14:textId="4378C6F8" w:rsidR="007D1177" w:rsidRDefault="00CE6B04" w:rsidP="007D1177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inicializado de variables de entorno</w:t>
      </w:r>
    </w:p>
    <w:p w14:paraId="0B75F575" w14:textId="5D504CF0" w:rsid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7DF31F98" wp14:editId="7310046D">
            <wp:extent cx="3276600" cy="14573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8227" w14:textId="4EF6B5A3" w:rsidR="00CE6B04" w:rsidRDefault="00CE6B04" w:rsidP="00CE6B04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commentRangeStart w:id="26"/>
      <w:r>
        <w:rPr>
          <w:rFonts w:ascii="Century Gothic" w:eastAsia="Tahoma" w:hAnsi="Century Gothic"/>
          <w:szCs w:val="20"/>
        </w:rPr>
        <w:t xml:space="preserve">levanta </w:t>
      </w:r>
      <w:proofErr w:type="gramStart"/>
      <w:r>
        <w:rPr>
          <w:rFonts w:ascii="Century Gothic" w:eastAsia="Tahoma" w:hAnsi="Century Gothic"/>
          <w:szCs w:val="20"/>
        </w:rPr>
        <w:t>contenedor  3</w:t>
      </w:r>
      <w:commentRangeEnd w:id="26"/>
      <w:proofErr w:type="gramEnd"/>
      <w:r w:rsidR="006F3F92">
        <w:rPr>
          <w:rStyle w:val="Refdecomentario"/>
          <w:rFonts w:asciiTheme="minorHAnsi" w:eastAsiaTheme="minorHAnsi" w:hAnsiTheme="minorHAnsi" w:cstheme="minorBidi"/>
          <w:color w:val="auto"/>
          <w:lang w:val="es-MX" w:eastAsia="en-US"/>
        </w:rPr>
        <w:commentReference w:id="26"/>
      </w:r>
      <w:ins w:id="27" w:author="Mariana Gonzalez Buendia" w:date="2020-06-17T16:27:00Z">
        <w:r w:rsidR="00C02EC6">
          <w:rPr>
            <w:rFonts w:ascii="Century Gothic" w:eastAsia="Tahoma" w:hAnsi="Century Gothic"/>
            <w:szCs w:val="20"/>
          </w:rPr>
          <w:t xml:space="preserve">, este se conecta </w:t>
        </w:r>
        <w:proofErr w:type="spellStart"/>
        <w:r w:rsidR="00C02EC6">
          <w:rPr>
            <w:rFonts w:ascii="Century Gothic" w:eastAsia="Tahoma" w:hAnsi="Century Gothic"/>
            <w:szCs w:val="20"/>
          </w:rPr>
          <w:t>via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</w:t>
        </w:r>
        <w:proofErr w:type="spellStart"/>
        <w:r w:rsidR="00C02EC6">
          <w:rPr>
            <w:rFonts w:ascii="Century Gothic" w:eastAsia="Tahoma" w:hAnsi="Century Gothic"/>
            <w:szCs w:val="20"/>
          </w:rPr>
          <w:t>ssh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a</w:t>
        </w:r>
      </w:ins>
      <w:ins w:id="28" w:author="Mariana Gonzalez Buendia" w:date="2020-06-17T16:28:00Z">
        <w:r w:rsidR="00C02EC6">
          <w:rPr>
            <w:rFonts w:ascii="Century Gothic" w:eastAsia="Tahoma" w:hAnsi="Century Gothic"/>
            <w:szCs w:val="20"/>
          </w:rPr>
          <w:t xml:space="preserve">l host 3 y </w:t>
        </w:r>
      </w:ins>
      <w:ins w:id="29" w:author="Mariana Gonzalez Buendia" w:date="2020-06-17T16:29:00Z">
        <w:r w:rsidR="00C02EC6">
          <w:rPr>
            <w:rFonts w:ascii="Century Gothic" w:eastAsia="Tahoma" w:hAnsi="Century Gothic"/>
            <w:szCs w:val="20"/>
          </w:rPr>
          <w:t xml:space="preserve">al </w:t>
        </w:r>
        <w:proofErr w:type="spellStart"/>
        <w:r w:rsidR="00C02EC6">
          <w:rPr>
            <w:rFonts w:ascii="Century Gothic" w:eastAsia="Tahoma" w:hAnsi="Century Gothic"/>
            <w:szCs w:val="20"/>
          </w:rPr>
          <w:t>conectartse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</w:t>
        </w:r>
        <w:proofErr w:type="spellStart"/>
        <w:r w:rsidR="00C02EC6">
          <w:rPr>
            <w:rFonts w:ascii="Century Gothic" w:eastAsia="Tahoma" w:hAnsi="Century Gothic"/>
            <w:szCs w:val="20"/>
          </w:rPr>
          <w:t>ejectua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el </w:t>
        </w:r>
      </w:ins>
      <w:ins w:id="30" w:author="Mariana Gonzalez Buendia" w:date="2020-06-17T16:30:00Z">
        <w:r w:rsidR="00C02EC6">
          <w:rPr>
            <w:rFonts w:ascii="Century Gothic" w:eastAsia="Tahoma" w:hAnsi="Century Gothic"/>
            <w:szCs w:val="20"/>
          </w:rPr>
          <w:t xml:space="preserve">Shell </w:t>
        </w:r>
      </w:ins>
      <w:ins w:id="31" w:author="Mariana Gonzalez Buendia" w:date="2020-06-17T16:29:00Z">
        <w:r w:rsidR="00C02EC6">
          <w:rPr>
            <w:rFonts w:ascii="Century Gothic" w:eastAsia="Tahoma" w:hAnsi="Century Gothic"/>
            <w:szCs w:val="20"/>
          </w:rPr>
          <w:t>start_dali</w:t>
        </w:r>
      </w:ins>
      <w:ins w:id="32" w:author="Mariana Gonzalez Buendia" w:date="2020-06-17T16:30:00Z">
        <w:r w:rsidR="00C02EC6">
          <w:rPr>
            <w:rFonts w:ascii="Century Gothic" w:eastAsia="Tahoma" w:hAnsi="Century Gothic"/>
            <w:szCs w:val="20"/>
          </w:rPr>
          <w:t>.sh</w:t>
        </w:r>
      </w:ins>
      <w:ins w:id="33" w:author="Mariana Gonzalez Buendia" w:date="2020-06-17T16:29:00Z">
        <w:r w:rsidR="00C02EC6">
          <w:rPr>
            <w:rFonts w:ascii="Century Gothic" w:eastAsia="Tahoma" w:hAnsi="Century Gothic"/>
            <w:szCs w:val="20"/>
          </w:rPr>
          <w:t xml:space="preserve"> </w:t>
        </w:r>
      </w:ins>
      <w:r>
        <w:rPr>
          <w:rFonts w:ascii="Century Gothic" w:eastAsia="Tahoma" w:hAnsi="Century Gothic"/>
          <w:szCs w:val="20"/>
        </w:rPr>
        <w:t>, en caso de error se sale del script</w:t>
      </w:r>
    </w:p>
    <w:p w14:paraId="6596D53D" w14:textId="3280F5CC" w:rsidR="00CE6B04" w:rsidRP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186250A1" wp14:editId="3436086C">
            <wp:extent cx="4940135" cy="26936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5948" cy="26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28E8" w14:textId="7517DCE3" w:rsidR="00CE6B04" w:rsidRDefault="00CE6B04" w:rsidP="00CE6B04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levanta contenedor</w:t>
      </w:r>
      <w:del w:id="34" w:author="Mariana Gonzalez Buendia" w:date="2020-06-17T16:32:00Z">
        <w:r w:rsidDel="001A63A4">
          <w:rPr>
            <w:rFonts w:ascii="Century Gothic" w:eastAsia="Tahoma" w:hAnsi="Century Gothic"/>
            <w:szCs w:val="20"/>
          </w:rPr>
          <w:delText xml:space="preserve">  </w:delText>
        </w:r>
      </w:del>
      <w:ins w:id="35" w:author="Mariana Gonzalez Buendia" w:date="2020-06-17T16:32:00Z">
        <w:r w:rsidR="001A63A4">
          <w:rPr>
            <w:rFonts w:ascii="Century Gothic" w:eastAsia="Tahoma" w:hAnsi="Century Gothic"/>
            <w:szCs w:val="20"/>
          </w:rPr>
          <w:t xml:space="preserve"> </w:t>
        </w:r>
      </w:ins>
      <w:r>
        <w:rPr>
          <w:rFonts w:ascii="Century Gothic" w:eastAsia="Tahoma" w:hAnsi="Century Gothic"/>
          <w:szCs w:val="20"/>
        </w:rPr>
        <w:t>1,</w:t>
      </w:r>
      <w:ins w:id="36" w:author="Mariana Gonzalez Buendia" w:date="2020-06-17T16:30:00Z">
        <w:r w:rsidR="00C02EC6">
          <w:rPr>
            <w:rFonts w:ascii="Century Gothic" w:eastAsia="Tahoma" w:hAnsi="Century Gothic"/>
            <w:szCs w:val="20"/>
          </w:rPr>
          <w:t xml:space="preserve"> </w:t>
        </w:r>
      </w:ins>
      <w:ins w:id="37" w:author="Mariana Gonzalez Buendia" w:date="2020-06-17T16:32:00Z">
        <w:r w:rsidR="00C02EC6">
          <w:rPr>
            <w:rFonts w:ascii="Century Gothic" w:eastAsia="Tahoma" w:hAnsi="Century Gothic"/>
            <w:szCs w:val="20"/>
          </w:rPr>
          <w:t xml:space="preserve">invoca de </w:t>
        </w:r>
        <w:proofErr w:type="spellStart"/>
        <w:r w:rsidR="00C02EC6">
          <w:rPr>
            <w:rFonts w:ascii="Century Gothic" w:eastAsia="Tahoma" w:hAnsi="Century Gothic"/>
            <w:szCs w:val="20"/>
          </w:rPr>
          <w:t>maneralocal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el host</w:t>
        </w:r>
        <w:r w:rsidR="001A63A4">
          <w:rPr>
            <w:rFonts w:ascii="Century Gothic" w:eastAsia="Tahoma" w:hAnsi="Century Gothic"/>
            <w:szCs w:val="20"/>
          </w:rPr>
          <w:t xml:space="preserve"> </w:t>
        </w:r>
        <w:r w:rsidR="00C02EC6">
          <w:rPr>
            <w:rFonts w:ascii="Century Gothic" w:eastAsia="Tahoma" w:hAnsi="Century Gothic"/>
            <w:szCs w:val="20"/>
          </w:rPr>
          <w:t>1</w:t>
        </w:r>
        <w:r w:rsidR="001A63A4">
          <w:rPr>
            <w:rFonts w:ascii="Century Gothic" w:eastAsia="Tahoma" w:hAnsi="Century Gothic"/>
            <w:szCs w:val="20"/>
          </w:rPr>
          <w:t xml:space="preserve"> </w:t>
        </w:r>
        <w:r w:rsidR="00C02EC6">
          <w:rPr>
            <w:rFonts w:ascii="Century Gothic" w:eastAsia="Tahoma" w:hAnsi="Century Gothic"/>
            <w:szCs w:val="20"/>
          </w:rPr>
          <w:t>y ejecuta el</w:t>
        </w:r>
      </w:ins>
      <w:ins w:id="38" w:author="Mariana Gonzalez Buendia" w:date="2020-06-17T16:30:00Z">
        <w:r w:rsidR="00C02EC6">
          <w:rPr>
            <w:rFonts w:ascii="Century Gothic" w:eastAsia="Tahoma" w:hAnsi="Century Gothic"/>
            <w:szCs w:val="20"/>
          </w:rPr>
          <w:t xml:space="preserve"> Shell start_dali.sh</w:t>
        </w:r>
      </w:ins>
      <w:r>
        <w:rPr>
          <w:rFonts w:ascii="Century Gothic" w:eastAsia="Tahoma" w:hAnsi="Century Gothic"/>
          <w:szCs w:val="20"/>
        </w:rPr>
        <w:t xml:space="preserve"> en caso de error se sale del script</w:t>
      </w:r>
    </w:p>
    <w:p w14:paraId="0E6D926F" w14:textId="7A1C46C3" w:rsidR="00CE6B04" w:rsidRDefault="001A63A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ins w:id="39" w:author="Mariana Gonzalez Buendia" w:date="2020-06-17T16:33:00Z">
        <w:r>
          <w:rPr>
            <w:noProof/>
            <w:lang w:val="es-MX" w:eastAsia="es-MX"/>
          </w:rPr>
          <w:t>,</w:t>
        </w:r>
      </w:ins>
      <w:r w:rsidR="00CE6B04">
        <w:rPr>
          <w:noProof/>
          <w:lang w:val="es-MX" w:eastAsia="es-MX"/>
        </w:rPr>
        <w:drawing>
          <wp:inline distT="0" distB="0" distL="0" distR="0" wp14:anchorId="3B9B1000" wp14:editId="46C1B142">
            <wp:extent cx="5391150" cy="24669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AC7E" w14:textId="702C99FC" w:rsidR="00CE6B04" w:rsidRDefault="00CE6B04" w:rsidP="00CE6B04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lastRenderedPageBreak/>
        <w:t xml:space="preserve">levanta </w:t>
      </w:r>
      <w:proofErr w:type="gramStart"/>
      <w:r>
        <w:rPr>
          <w:rFonts w:ascii="Century Gothic" w:eastAsia="Tahoma" w:hAnsi="Century Gothic"/>
          <w:szCs w:val="20"/>
        </w:rPr>
        <w:t xml:space="preserve">contenedor  </w:t>
      </w:r>
      <w:r w:rsidR="00A05827">
        <w:rPr>
          <w:rFonts w:ascii="Century Gothic" w:eastAsia="Tahoma" w:hAnsi="Century Gothic"/>
          <w:szCs w:val="20"/>
        </w:rPr>
        <w:t>2</w:t>
      </w:r>
      <w:proofErr w:type="gramEnd"/>
      <w:r>
        <w:rPr>
          <w:rFonts w:ascii="Century Gothic" w:eastAsia="Tahoma" w:hAnsi="Century Gothic"/>
          <w:szCs w:val="20"/>
        </w:rPr>
        <w:t>,</w:t>
      </w:r>
      <w:ins w:id="40" w:author="Mariana Gonzalez Buendia" w:date="2020-06-17T16:33:00Z">
        <w:r w:rsidR="001A63A4">
          <w:rPr>
            <w:rFonts w:ascii="Century Gothic" w:eastAsia="Tahoma" w:hAnsi="Century Gothic"/>
            <w:szCs w:val="20"/>
          </w:rPr>
          <w:t xml:space="preserve"> </w:t>
        </w:r>
        <w:r w:rsidR="001A63A4">
          <w:rPr>
            <w:rFonts w:ascii="Century Gothic" w:eastAsia="Tahoma" w:hAnsi="Century Gothic"/>
            <w:szCs w:val="20"/>
          </w:rPr>
          <w:t xml:space="preserve">este se conecta </w:t>
        </w:r>
        <w:proofErr w:type="spellStart"/>
        <w:r w:rsidR="001A63A4">
          <w:rPr>
            <w:rFonts w:ascii="Century Gothic" w:eastAsia="Tahoma" w:hAnsi="Century Gothic"/>
            <w:szCs w:val="20"/>
          </w:rPr>
          <w:t>via</w:t>
        </w:r>
        <w:proofErr w:type="spellEnd"/>
        <w:r w:rsidR="001A63A4">
          <w:rPr>
            <w:rFonts w:ascii="Century Gothic" w:eastAsia="Tahoma" w:hAnsi="Century Gothic"/>
            <w:szCs w:val="20"/>
          </w:rPr>
          <w:t xml:space="preserve"> </w:t>
        </w:r>
        <w:proofErr w:type="spellStart"/>
        <w:r w:rsidR="001A63A4">
          <w:rPr>
            <w:rFonts w:ascii="Century Gothic" w:eastAsia="Tahoma" w:hAnsi="Century Gothic"/>
            <w:szCs w:val="20"/>
          </w:rPr>
          <w:t>ssh</w:t>
        </w:r>
        <w:proofErr w:type="spellEnd"/>
        <w:r w:rsidR="001A63A4">
          <w:rPr>
            <w:rFonts w:ascii="Century Gothic" w:eastAsia="Tahoma" w:hAnsi="Century Gothic"/>
            <w:szCs w:val="20"/>
          </w:rPr>
          <w:t xml:space="preserve"> al host </w:t>
        </w:r>
        <w:r w:rsidR="001A63A4">
          <w:rPr>
            <w:rFonts w:ascii="Century Gothic" w:eastAsia="Tahoma" w:hAnsi="Century Gothic"/>
            <w:szCs w:val="20"/>
          </w:rPr>
          <w:t>2</w:t>
        </w:r>
        <w:r w:rsidR="001A63A4">
          <w:rPr>
            <w:rFonts w:ascii="Century Gothic" w:eastAsia="Tahoma" w:hAnsi="Century Gothic"/>
            <w:szCs w:val="20"/>
          </w:rPr>
          <w:t xml:space="preserve"> y al </w:t>
        </w:r>
        <w:proofErr w:type="spellStart"/>
        <w:r w:rsidR="001A63A4">
          <w:rPr>
            <w:rFonts w:ascii="Century Gothic" w:eastAsia="Tahoma" w:hAnsi="Century Gothic"/>
            <w:szCs w:val="20"/>
          </w:rPr>
          <w:t>conectartse</w:t>
        </w:r>
        <w:proofErr w:type="spellEnd"/>
        <w:r w:rsidR="001A63A4">
          <w:rPr>
            <w:rFonts w:ascii="Century Gothic" w:eastAsia="Tahoma" w:hAnsi="Century Gothic"/>
            <w:szCs w:val="20"/>
          </w:rPr>
          <w:t xml:space="preserve"> </w:t>
        </w:r>
        <w:proofErr w:type="spellStart"/>
        <w:r w:rsidR="001A63A4">
          <w:rPr>
            <w:rFonts w:ascii="Century Gothic" w:eastAsia="Tahoma" w:hAnsi="Century Gothic"/>
            <w:szCs w:val="20"/>
          </w:rPr>
          <w:t>ejectua</w:t>
        </w:r>
        <w:proofErr w:type="spellEnd"/>
        <w:r w:rsidR="001A63A4">
          <w:rPr>
            <w:rFonts w:ascii="Century Gothic" w:eastAsia="Tahoma" w:hAnsi="Century Gothic"/>
            <w:szCs w:val="20"/>
          </w:rPr>
          <w:t xml:space="preserve"> el Shell start_dali.sh</w:t>
        </w:r>
      </w:ins>
      <w:r>
        <w:rPr>
          <w:rFonts w:ascii="Century Gothic" w:eastAsia="Tahoma" w:hAnsi="Century Gothic"/>
          <w:szCs w:val="20"/>
        </w:rPr>
        <w:t xml:space="preserve"> en caso de error se sale del script</w:t>
      </w:r>
    </w:p>
    <w:p w14:paraId="73ADC634" w14:textId="3BC3992E" w:rsid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13ECFB45" wp14:editId="7A8330F4">
            <wp:extent cx="5612130" cy="248983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5892" w14:textId="14435EFB" w:rsidR="00CE6B04" w:rsidRPr="00CE6B04" w:rsidRDefault="00CE6B04" w:rsidP="00CE6B04">
      <w:pPr>
        <w:rPr>
          <w:rFonts w:ascii="Century Gothic" w:eastAsia="Tahoma" w:hAnsi="Century Gothic"/>
          <w:szCs w:val="20"/>
        </w:rPr>
      </w:pPr>
    </w:p>
    <w:p w14:paraId="29DE53C3" w14:textId="67B1A5E2" w:rsidR="00B65C2D" w:rsidRPr="00952FA6" w:rsidRDefault="00CE6B04" w:rsidP="00A04F5F">
      <w:pPr>
        <w:pStyle w:val="EstiloTtulo1Antes6ptoDespus3ptoInterlineadoMn"/>
        <w:numPr>
          <w:ilvl w:val="1"/>
          <w:numId w:val="30"/>
        </w:numPr>
        <w:rPr>
          <w:rFonts w:ascii="Century Gothic" w:hAnsi="Century Gothic"/>
          <w:lang w:val="es-MX"/>
        </w:rPr>
      </w:pPr>
      <w:r w:rsidRPr="00952FA6">
        <w:rPr>
          <w:rFonts w:ascii="Century Gothic" w:hAnsi="Century Gothic"/>
          <w:lang w:val="es-MX"/>
        </w:rPr>
        <w:t xml:space="preserve"> </w:t>
      </w:r>
      <w:bookmarkStart w:id="41" w:name="_Toc43299320"/>
      <w:r w:rsidRPr="00952FA6">
        <w:rPr>
          <w:rFonts w:ascii="Century Gothic" w:hAnsi="Century Gothic"/>
          <w:lang w:val="es-MX"/>
        </w:rPr>
        <w:t>start_dali.sh</w:t>
      </w:r>
      <w:bookmarkEnd w:id="41"/>
    </w:p>
    <w:p w14:paraId="16AF2A3C" w14:textId="06058845" w:rsidR="00952FA6" w:rsidRDefault="001D0FB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  <w:lang w:val="es-MX" w:eastAsia="es-MX"/>
        </w:rPr>
        <w:drawing>
          <wp:inline distT="0" distB="0" distL="0" distR="0" wp14:anchorId="38054CF6" wp14:editId="37710625">
            <wp:extent cx="2085975" cy="2000250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E585" w14:textId="02BC8E63" w:rsidR="0070425E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Shell es el script </w:t>
      </w:r>
      <w:r>
        <w:rPr>
          <w:rFonts w:ascii="Century Gothic" w:eastAsia="Tahoma" w:hAnsi="Century Gothic"/>
          <w:szCs w:val="20"/>
        </w:rPr>
        <w:t>secundario que contiene la lógica necesaria para inicializar los contenedores de DRT_DALI.</w:t>
      </w:r>
      <w:r w:rsidR="0070425E">
        <w:rPr>
          <w:rFonts w:ascii="Century Gothic" w:eastAsia="Tahoma" w:hAnsi="Century Gothic"/>
          <w:szCs w:val="20"/>
        </w:rPr>
        <w:t xml:space="preserve"> Se encuentra en el </w:t>
      </w:r>
      <w:proofErr w:type="spellStart"/>
      <w:r w:rsidR="0070425E">
        <w:rPr>
          <w:rFonts w:ascii="Century Gothic" w:eastAsia="Tahoma" w:hAnsi="Century Gothic"/>
          <w:szCs w:val="20"/>
        </w:rPr>
        <w:t>path</w:t>
      </w:r>
      <w:proofErr w:type="spellEnd"/>
      <w:r w:rsidR="0070425E">
        <w:rPr>
          <w:rFonts w:ascii="Century Gothic" w:eastAsia="Tahoma" w:hAnsi="Century Gothic"/>
          <w:szCs w:val="20"/>
        </w:rPr>
        <w:t xml:space="preserve"> </w:t>
      </w:r>
      <w:r w:rsidR="00226524">
        <w:rPr>
          <w:rFonts w:ascii="Century Gothic" w:eastAsia="Tahoma" w:hAnsi="Century Gothic"/>
          <w:szCs w:val="20"/>
        </w:rPr>
        <w:t>“</w:t>
      </w:r>
      <w:proofErr w:type="gramStart"/>
      <w:r w:rsidR="0070425E">
        <w:rPr>
          <w:rFonts w:ascii="Century Gothic" w:eastAsia="Tahoma" w:hAnsi="Century Gothic"/>
          <w:szCs w:val="20"/>
        </w:rPr>
        <w:t>CCV/fuse/stat_dali.sh</w:t>
      </w:r>
      <w:r w:rsidR="00226524">
        <w:rPr>
          <w:rFonts w:ascii="Century Gothic" w:eastAsia="Tahoma" w:hAnsi="Century Gothic"/>
          <w:szCs w:val="20"/>
        </w:rPr>
        <w:t>“</w:t>
      </w:r>
      <w:proofErr w:type="gramEnd"/>
    </w:p>
    <w:p w14:paraId="0944CA90" w14:textId="0E1C06C8" w:rsid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249766F2" w14:textId="77777777" w:rsidR="009823F9" w:rsidRDefault="00AC350A" w:rsidP="00CE6B04">
      <w:pPr>
        <w:pStyle w:val="Prrafodelista"/>
        <w:numPr>
          <w:ilvl w:val="0"/>
          <w:numId w:val="31"/>
        </w:numPr>
        <w:rPr>
          <w:ins w:id="42" w:author="Mariana Gonzalez Buendia" w:date="2020-06-17T16:39:00Z"/>
          <w:rFonts w:ascii="Century Gothic" w:eastAsia="Tahoma" w:hAnsi="Century Gothic"/>
          <w:szCs w:val="20"/>
        </w:rPr>
      </w:pPr>
      <w:commentRangeStart w:id="43"/>
      <w:r>
        <w:rPr>
          <w:rFonts w:ascii="Century Gothic" w:eastAsia="Tahoma" w:hAnsi="Century Gothic"/>
          <w:szCs w:val="20"/>
        </w:rPr>
        <w:t xml:space="preserve">Recibe el </w:t>
      </w:r>
      <w:proofErr w:type="spellStart"/>
      <w:r w:rsidR="00226524">
        <w:rPr>
          <w:rFonts w:ascii="Century Gothic" w:eastAsia="Tahoma" w:hAnsi="Century Gothic"/>
          <w:szCs w:val="20"/>
        </w:rPr>
        <w:t>numero</w:t>
      </w:r>
      <w:proofErr w:type="spellEnd"/>
      <w:r w:rsidR="00226524">
        <w:rPr>
          <w:rFonts w:ascii="Century Gothic" w:eastAsia="Tahoma" w:hAnsi="Century Gothic"/>
          <w:szCs w:val="20"/>
        </w:rPr>
        <w:t xml:space="preserve"> de </w:t>
      </w:r>
      <w:r>
        <w:rPr>
          <w:rFonts w:ascii="Century Gothic" w:eastAsia="Tahoma" w:hAnsi="Century Gothic"/>
          <w:szCs w:val="20"/>
        </w:rPr>
        <w:t>contenedor a levantar</w:t>
      </w:r>
      <w:ins w:id="44" w:author="Mariana Gonzalez Buendia" w:date="2020-06-17T16:36:00Z">
        <w:r w:rsidR="009823F9">
          <w:rPr>
            <w:rFonts w:ascii="Century Gothic" w:eastAsia="Tahoma" w:hAnsi="Century Gothic"/>
            <w:szCs w:val="20"/>
          </w:rPr>
          <w:t xml:space="preserve"> y posteriormente </w:t>
        </w:r>
      </w:ins>
      <w:ins w:id="45" w:author="Mariana Gonzalez Buendia" w:date="2020-06-17T16:37:00Z">
        <w:r w:rsidR="009823F9">
          <w:rPr>
            <w:rFonts w:ascii="Century Gothic" w:eastAsia="Tahoma" w:hAnsi="Century Gothic"/>
            <w:szCs w:val="20"/>
          </w:rPr>
          <w:t>valida lo siguiente</w:t>
        </w:r>
      </w:ins>
    </w:p>
    <w:p w14:paraId="41F56EF8" w14:textId="20F0E908" w:rsidR="009823F9" w:rsidRDefault="009823F9" w:rsidP="009823F9">
      <w:pPr>
        <w:pStyle w:val="Prrafodelista"/>
        <w:numPr>
          <w:ilvl w:val="1"/>
          <w:numId w:val="31"/>
        </w:numPr>
        <w:rPr>
          <w:ins w:id="46" w:author="Mariana Gonzalez Buendia" w:date="2020-06-17T16:39:00Z"/>
          <w:rFonts w:ascii="Century Gothic" w:eastAsia="Tahoma" w:hAnsi="Century Gothic"/>
          <w:szCs w:val="20"/>
        </w:rPr>
      </w:pPr>
      <w:ins w:id="47" w:author="Mariana Gonzalez Buendia" w:date="2020-06-17T16:39:00Z">
        <w:r>
          <w:rPr>
            <w:rFonts w:ascii="Century Gothic" w:eastAsia="Tahoma" w:hAnsi="Century Gothic"/>
            <w:szCs w:val="20"/>
          </w:rPr>
          <w:t>Q</w:t>
        </w:r>
      </w:ins>
      <w:ins w:id="48" w:author="Mariana Gonzalez Buendia" w:date="2020-06-17T16:37:00Z">
        <w:r>
          <w:rPr>
            <w:rFonts w:ascii="Century Gothic" w:eastAsia="Tahoma" w:hAnsi="Century Gothic"/>
            <w:szCs w:val="20"/>
          </w:rPr>
          <w:t xml:space="preserve">ue el parámetro no venga </w:t>
        </w:r>
        <w:proofErr w:type="spellStart"/>
        <w:r>
          <w:rPr>
            <w:rFonts w:ascii="Century Gothic" w:eastAsia="Tahoma" w:hAnsi="Century Gothic"/>
            <w:szCs w:val="20"/>
          </w:rPr>
          <w:t>vacio</w:t>
        </w:r>
      </w:ins>
      <w:proofErr w:type="spellEnd"/>
      <w:ins w:id="49" w:author="Mariana Gonzalez Buendia" w:date="2020-06-17T16:39:00Z">
        <w:r>
          <w:rPr>
            <w:rFonts w:ascii="Century Gothic" w:eastAsia="Tahoma" w:hAnsi="Century Gothic"/>
            <w:szCs w:val="20"/>
          </w:rPr>
          <w:t>, en case de esta</w:t>
        </w:r>
      </w:ins>
      <w:ins w:id="50" w:author="Mariana Gonzalez Buendia" w:date="2020-06-17T16:40:00Z">
        <w:r>
          <w:rPr>
            <w:rFonts w:ascii="Century Gothic" w:eastAsia="Tahoma" w:hAnsi="Century Gothic"/>
            <w:szCs w:val="20"/>
          </w:rPr>
          <w:t xml:space="preserve">r </w:t>
        </w:r>
        <w:proofErr w:type="spellStart"/>
        <w:r>
          <w:rPr>
            <w:rFonts w:ascii="Century Gothic" w:eastAsia="Tahoma" w:hAnsi="Century Gothic"/>
            <w:szCs w:val="20"/>
          </w:rPr>
          <w:t>vacio</w:t>
        </w:r>
        <w:proofErr w:type="spellEnd"/>
        <w:r>
          <w:rPr>
            <w:rFonts w:ascii="Century Gothic" w:eastAsia="Tahoma" w:hAnsi="Century Gothic"/>
            <w:szCs w:val="20"/>
          </w:rPr>
          <w:t xml:space="preserve"> imprime mensaje de error</w:t>
        </w:r>
      </w:ins>
    </w:p>
    <w:p w14:paraId="046BB8D0" w14:textId="7566BD47" w:rsidR="009823F9" w:rsidRDefault="009823F9" w:rsidP="009823F9">
      <w:pPr>
        <w:pStyle w:val="Prrafodelista"/>
        <w:numPr>
          <w:ilvl w:val="1"/>
          <w:numId w:val="31"/>
        </w:numPr>
        <w:rPr>
          <w:ins w:id="51" w:author="Mariana Gonzalez Buendia" w:date="2020-06-17T16:40:00Z"/>
          <w:rFonts w:ascii="Century Gothic" w:eastAsia="Tahoma" w:hAnsi="Century Gothic"/>
          <w:szCs w:val="20"/>
        </w:rPr>
      </w:pPr>
      <w:ins w:id="52" w:author="Mariana Gonzalez Buendia" w:date="2020-06-17T16:40:00Z">
        <w:r>
          <w:rPr>
            <w:rFonts w:ascii="Century Gothic" w:eastAsia="Tahoma" w:hAnsi="Century Gothic"/>
            <w:szCs w:val="20"/>
          </w:rPr>
          <w:t xml:space="preserve">Si </w:t>
        </w:r>
      </w:ins>
      <w:ins w:id="53" w:author="Mariana Gonzalez Buendia" w:date="2020-06-17T16:38:00Z">
        <w:r>
          <w:rPr>
            <w:rFonts w:ascii="Century Gothic" w:eastAsia="Tahoma" w:hAnsi="Century Gothic"/>
            <w:szCs w:val="20"/>
          </w:rPr>
          <w:t xml:space="preserve">el parámetro </w:t>
        </w:r>
      </w:ins>
      <w:ins w:id="54" w:author="Mariana Gonzalez Buendia" w:date="2020-06-17T16:39:00Z">
        <w:r>
          <w:rPr>
            <w:rFonts w:ascii="Century Gothic" w:eastAsia="Tahoma" w:hAnsi="Century Gothic"/>
            <w:szCs w:val="20"/>
          </w:rPr>
          <w:t xml:space="preserve">es un </w:t>
        </w:r>
        <w:proofErr w:type="spellStart"/>
        <w:r>
          <w:rPr>
            <w:rFonts w:ascii="Century Gothic" w:eastAsia="Tahoma" w:hAnsi="Century Gothic"/>
            <w:szCs w:val="20"/>
          </w:rPr>
          <w:t>numero</w:t>
        </w:r>
        <w:proofErr w:type="spellEnd"/>
        <w:r>
          <w:rPr>
            <w:rFonts w:ascii="Century Gothic" w:eastAsia="Tahoma" w:hAnsi="Century Gothic"/>
            <w:szCs w:val="20"/>
          </w:rPr>
          <w:t xml:space="preserve"> mayor a 4</w:t>
        </w:r>
      </w:ins>
      <w:ins w:id="55" w:author="Mariana Gonzalez Buendia" w:date="2020-06-17T16:40:00Z">
        <w:r>
          <w:rPr>
            <w:rFonts w:ascii="Century Gothic" w:eastAsia="Tahoma" w:hAnsi="Century Gothic"/>
            <w:szCs w:val="20"/>
          </w:rPr>
          <w:t>, imprime mensaje de error.</w:t>
        </w:r>
      </w:ins>
      <w:del w:id="56" w:author="Mariana Gonzalez Buendia" w:date="2020-06-17T16:40:00Z">
        <w:r w:rsidR="00AC350A" w:rsidDel="009823F9">
          <w:rPr>
            <w:rFonts w:ascii="Century Gothic" w:eastAsia="Tahoma" w:hAnsi="Century Gothic"/>
            <w:szCs w:val="20"/>
          </w:rPr>
          <w:delText xml:space="preserve"> </w:delText>
        </w:r>
      </w:del>
      <w:commentRangeEnd w:id="43"/>
    </w:p>
    <w:p w14:paraId="58E81FE0" w14:textId="4F4416C6" w:rsidR="009823F9" w:rsidRDefault="006F3F92" w:rsidP="009823F9">
      <w:pPr>
        <w:pStyle w:val="Prrafodelista"/>
        <w:numPr>
          <w:ilvl w:val="1"/>
          <w:numId w:val="31"/>
        </w:numPr>
        <w:rPr>
          <w:ins w:id="57" w:author="Mariana Gonzalez Buendia" w:date="2020-06-17T16:41:00Z"/>
          <w:rFonts w:ascii="Century Gothic" w:eastAsia="Tahoma" w:hAnsi="Century Gothic"/>
          <w:szCs w:val="20"/>
        </w:rPr>
      </w:pPr>
      <w:r>
        <w:rPr>
          <w:rStyle w:val="Refdecomentario"/>
          <w:rFonts w:asciiTheme="minorHAnsi" w:eastAsiaTheme="minorHAnsi" w:hAnsiTheme="minorHAnsi" w:cstheme="minorBidi"/>
          <w:color w:val="auto"/>
          <w:lang w:val="es-MX" w:eastAsia="en-US"/>
        </w:rPr>
        <w:commentReference w:id="43"/>
      </w:r>
      <w:ins w:id="58" w:author="Mariana Gonzalez Buendia" w:date="2020-06-17T16:40:00Z">
        <w:r w:rsidR="009823F9">
          <w:rPr>
            <w:rFonts w:ascii="Century Gothic" w:eastAsia="Tahoma" w:hAnsi="Century Gothic"/>
            <w:szCs w:val="20"/>
          </w:rPr>
          <w:t>Si</w:t>
        </w:r>
      </w:ins>
      <w:ins w:id="59" w:author="Mariana Gonzalez Buendia" w:date="2020-06-17T16:41:00Z">
        <w:r w:rsidR="009823F9">
          <w:rPr>
            <w:rFonts w:ascii="Century Gothic" w:eastAsia="Tahoma" w:hAnsi="Century Gothic"/>
            <w:szCs w:val="20"/>
          </w:rPr>
          <w:t xml:space="preserve"> el parámetro es mayor a 1 </w:t>
        </w:r>
      </w:ins>
      <w:del w:id="60" w:author="Mariana Gonzalez Buendia" w:date="2020-06-17T16:41:00Z">
        <w:r w:rsidR="00AC350A" w:rsidDel="009823F9">
          <w:rPr>
            <w:rFonts w:ascii="Century Gothic" w:eastAsia="Tahoma" w:hAnsi="Century Gothic"/>
            <w:szCs w:val="20"/>
          </w:rPr>
          <w:delText xml:space="preserve">e </w:delText>
        </w:r>
      </w:del>
      <w:proofErr w:type="gramStart"/>
      <w:ins w:id="61" w:author="Mariana Gonzalez Buendia" w:date="2020-06-17T16:41:00Z">
        <w:r w:rsidR="009823F9">
          <w:rPr>
            <w:rFonts w:ascii="Century Gothic" w:eastAsia="Tahoma" w:hAnsi="Century Gothic"/>
            <w:szCs w:val="20"/>
          </w:rPr>
          <w:t>carga variables</w:t>
        </w:r>
        <w:proofErr w:type="gramEnd"/>
        <w:r w:rsidR="009823F9">
          <w:rPr>
            <w:rFonts w:ascii="Century Gothic" w:eastAsia="Tahoma" w:hAnsi="Century Gothic"/>
            <w:szCs w:val="20"/>
          </w:rPr>
          <w:t xml:space="preserve"> de entorno </w:t>
        </w:r>
      </w:ins>
      <w:ins w:id="62" w:author="Mariana Gonzalez Buendia" w:date="2020-06-17T16:42:00Z">
        <w:r w:rsidR="009823F9">
          <w:rPr>
            <w:rFonts w:ascii="Century Gothic" w:eastAsia="Tahoma" w:hAnsi="Century Gothic"/>
            <w:szCs w:val="20"/>
          </w:rPr>
          <w:t xml:space="preserve">ya que se </w:t>
        </w:r>
        <w:proofErr w:type="spellStart"/>
        <w:r w:rsidR="009823F9">
          <w:rPr>
            <w:rFonts w:ascii="Century Gothic" w:eastAsia="Tahoma" w:hAnsi="Century Gothic"/>
            <w:szCs w:val="20"/>
          </w:rPr>
          <w:t>esta</w:t>
        </w:r>
        <w:proofErr w:type="spellEnd"/>
        <w:r w:rsidR="009823F9">
          <w:rPr>
            <w:rFonts w:ascii="Century Gothic" w:eastAsia="Tahoma" w:hAnsi="Century Gothic"/>
            <w:szCs w:val="20"/>
          </w:rPr>
          <w:t xml:space="preserve"> ejecutando en un host remoto y este no tiene cargadas las variables de entorno</w:t>
        </w:r>
      </w:ins>
    </w:p>
    <w:p w14:paraId="768D85E2" w14:textId="1A92C8A2" w:rsidR="00CE6B04" w:rsidDel="00AD102B" w:rsidRDefault="00CE6B04" w:rsidP="009823F9">
      <w:pPr>
        <w:pStyle w:val="Prrafodelista"/>
        <w:numPr>
          <w:ilvl w:val="1"/>
          <w:numId w:val="31"/>
        </w:numPr>
        <w:rPr>
          <w:del w:id="63" w:author="Mariana Gonzalez Buendia" w:date="2020-06-17T16:42:00Z"/>
          <w:rFonts w:ascii="Century Gothic" w:eastAsia="Tahoma" w:hAnsi="Century Gothic"/>
          <w:szCs w:val="20"/>
        </w:rPr>
        <w:pPrChange w:id="64" w:author="Mariana Gonzalez Buendia" w:date="2020-06-17T16:39:00Z">
          <w:pPr>
            <w:pStyle w:val="Prrafodelista"/>
            <w:numPr>
              <w:numId w:val="31"/>
            </w:numPr>
            <w:ind w:left="1425" w:hanging="360"/>
          </w:pPr>
        </w:pPrChange>
      </w:pPr>
      <w:del w:id="65" w:author="Mariana Gonzalez Buendia" w:date="2020-06-17T16:42:00Z">
        <w:r w:rsidDel="00AD102B">
          <w:rPr>
            <w:rFonts w:ascii="Century Gothic" w:eastAsia="Tahoma" w:hAnsi="Century Gothic"/>
            <w:szCs w:val="20"/>
          </w:rPr>
          <w:lastRenderedPageBreak/>
          <w:delText>Inicializado de variables de entorno</w:delText>
        </w:r>
        <w:r w:rsidR="00226524" w:rsidDel="00AD102B">
          <w:rPr>
            <w:rFonts w:ascii="Century Gothic" w:eastAsia="Tahoma" w:hAnsi="Century Gothic"/>
            <w:szCs w:val="20"/>
          </w:rPr>
          <w:delText>.</w:delText>
        </w:r>
      </w:del>
    </w:p>
    <w:p w14:paraId="4E9A7416" w14:textId="1C6E3F4F" w:rsidR="00AC350A" w:rsidRDefault="00AC350A" w:rsidP="00AC350A">
      <w:pPr>
        <w:pStyle w:val="Prrafodelista"/>
        <w:ind w:left="142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449F72BF" wp14:editId="0ED2683C">
            <wp:extent cx="5612130" cy="34994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8959" w14:textId="1E9585DF" w:rsidR="00AC350A" w:rsidRDefault="00AC350A" w:rsidP="00AC350A">
      <w:p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ab/>
      </w:r>
      <w:r>
        <w:rPr>
          <w:rFonts w:ascii="Century Gothic" w:eastAsia="Tahoma" w:hAnsi="Century Gothic"/>
          <w:szCs w:val="20"/>
        </w:rPr>
        <w:tab/>
      </w:r>
    </w:p>
    <w:p w14:paraId="7F016305" w14:textId="26A1E4AC" w:rsidR="00AC350A" w:rsidRDefault="00AD102B" w:rsidP="00AC350A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ins w:id="66" w:author="Mariana Gonzalez Buendia" w:date="2020-06-17T16:47:00Z">
        <w:r>
          <w:rPr>
            <w:rFonts w:ascii="Century Gothic" w:eastAsia="Tahoma" w:hAnsi="Century Gothic"/>
            <w:szCs w:val="20"/>
          </w:rPr>
          <w:t xml:space="preserve">Inicia </w:t>
        </w:r>
      </w:ins>
      <w:ins w:id="67" w:author="Mariana Gonzalez Buendia" w:date="2020-06-17T16:49:00Z">
        <w:r>
          <w:rPr>
            <w:rFonts w:ascii="Century Gothic" w:eastAsia="Tahoma" w:hAnsi="Century Gothic"/>
            <w:szCs w:val="20"/>
          </w:rPr>
          <w:t xml:space="preserve">con la </w:t>
        </w:r>
        <w:proofErr w:type="spellStart"/>
        <w:r>
          <w:rPr>
            <w:rFonts w:ascii="Century Gothic" w:eastAsia="Tahoma" w:hAnsi="Century Gothic"/>
            <w:szCs w:val="20"/>
          </w:rPr>
          <w:t>impresion</w:t>
        </w:r>
        <w:proofErr w:type="spellEnd"/>
        <w:r>
          <w:rPr>
            <w:rFonts w:ascii="Century Gothic" w:eastAsia="Tahoma" w:hAnsi="Century Gothic"/>
            <w:szCs w:val="20"/>
          </w:rPr>
          <w:t xml:space="preserve"> </w:t>
        </w:r>
      </w:ins>
      <w:ins w:id="68" w:author="Mariana Gonzalez Buendia" w:date="2020-06-17T16:50:00Z">
        <w:r>
          <w:rPr>
            <w:rFonts w:ascii="Century Gothic" w:eastAsia="Tahoma" w:hAnsi="Century Gothic"/>
            <w:szCs w:val="20"/>
          </w:rPr>
          <w:t xml:space="preserve">de </w:t>
        </w:r>
        <w:proofErr w:type="gramStart"/>
        <w:r>
          <w:rPr>
            <w:rFonts w:ascii="Century Gothic" w:eastAsia="Tahoma" w:hAnsi="Century Gothic"/>
            <w:szCs w:val="20"/>
          </w:rPr>
          <w:t xml:space="preserve">mensaje </w:t>
        </w:r>
      </w:ins>
      <w:ins w:id="69" w:author="Mariana Gonzalez Buendia" w:date="2020-06-17T16:49:00Z">
        <w:r>
          <w:rPr>
            <w:rFonts w:ascii="Century Gothic" w:eastAsia="Tahoma" w:hAnsi="Century Gothic"/>
            <w:szCs w:val="20"/>
          </w:rPr>
          <w:t>”Validando</w:t>
        </w:r>
        <w:proofErr w:type="gramEnd"/>
        <w:r>
          <w:rPr>
            <w:rFonts w:ascii="Century Gothic" w:eastAsia="Tahoma" w:hAnsi="Century Gothic"/>
            <w:szCs w:val="20"/>
          </w:rPr>
          <w:t xml:space="preserve"> si hay </w:t>
        </w:r>
      </w:ins>
      <w:ins w:id="70" w:author="Mariana Gonzalez Buendia" w:date="2020-06-17T16:50:00Z">
        <w:r>
          <w:rPr>
            <w:rFonts w:ascii="Century Gothic" w:eastAsia="Tahoma" w:hAnsi="Century Gothic"/>
            <w:szCs w:val="20"/>
          </w:rPr>
          <w:t xml:space="preserve">procesos levantados </w:t>
        </w:r>
      </w:ins>
      <w:ins w:id="71" w:author="Mariana Gonzalez Buendia" w:date="2020-06-17T16:49:00Z">
        <w:r>
          <w:rPr>
            <w:rFonts w:ascii="Century Gothic" w:eastAsia="Tahoma" w:hAnsi="Century Gothic"/>
            <w:szCs w:val="20"/>
          </w:rPr>
          <w:t xml:space="preserve">” </w:t>
        </w:r>
      </w:ins>
      <w:ins w:id="72" w:author="Mariana Gonzalez Buendia" w:date="2020-06-17T16:50:00Z">
        <w:r>
          <w:rPr>
            <w:rFonts w:ascii="Century Gothic" w:eastAsia="Tahoma" w:hAnsi="Century Gothic"/>
            <w:szCs w:val="20"/>
          </w:rPr>
          <w:t xml:space="preserve">posteriormente </w:t>
        </w:r>
      </w:ins>
      <w:ins w:id="73" w:author="Mariana Gonzalez Buendia" w:date="2020-06-17T16:47:00Z">
        <w:r>
          <w:rPr>
            <w:rFonts w:ascii="Century Gothic" w:eastAsia="Tahoma" w:hAnsi="Century Gothic"/>
            <w:szCs w:val="20"/>
          </w:rPr>
          <w:t xml:space="preserve">con la </w:t>
        </w:r>
      </w:ins>
      <w:del w:id="74" w:author="Mariana Gonzalez Buendia" w:date="2020-06-17T16:49:00Z">
        <w:r w:rsidR="00AC350A" w:rsidDel="00AD102B">
          <w:rPr>
            <w:rFonts w:ascii="Century Gothic" w:eastAsia="Tahoma" w:hAnsi="Century Gothic"/>
            <w:szCs w:val="20"/>
          </w:rPr>
          <w:delText>V</w:delText>
        </w:r>
      </w:del>
      <w:ins w:id="75" w:author="Mariana Gonzalez Buendia" w:date="2020-06-17T16:49:00Z">
        <w:r>
          <w:rPr>
            <w:rFonts w:ascii="Century Gothic" w:eastAsia="Tahoma" w:hAnsi="Century Gothic"/>
            <w:szCs w:val="20"/>
          </w:rPr>
          <w:t>v</w:t>
        </w:r>
      </w:ins>
      <w:r w:rsidR="00AC350A">
        <w:rPr>
          <w:rFonts w:ascii="Century Gothic" w:eastAsia="Tahoma" w:hAnsi="Century Gothic"/>
          <w:szCs w:val="20"/>
        </w:rPr>
        <w:t>alidaci</w:t>
      </w:r>
      <w:r w:rsidR="001C304A">
        <w:rPr>
          <w:rFonts w:ascii="Century Gothic" w:eastAsia="Tahoma" w:hAnsi="Century Gothic"/>
          <w:szCs w:val="20"/>
        </w:rPr>
        <w:t xml:space="preserve">ón </w:t>
      </w:r>
      <w:r w:rsidR="00AC350A">
        <w:rPr>
          <w:rFonts w:ascii="Century Gothic" w:eastAsia="Tahoma" w:hAnsi="Century Gothic"/>
          <w:szCs w:val="20"/>
        </w:rPr>
        <w:t>del servicio de DTR_DALI</w:t>
      </w:r>
      <w:ins w:id="76" w:author="Mariana Gonzalez Buendia" w:date="2020-06-17T16:53:00Z">
        <w:r w:rsidR="00A55B5F">
          <w:rPr>
            <w:rFonts w:ascii="Century Gothic" w:eastAsia="Tahoma" w:hAnsi="Century Gothic"/>
            <w:szCs w:val="20"/>
          </w:rPr>
          <w:t>,</w:t>
        </w:r>
      </w:ins>
      <w:r w:rsidR="00AC350A">
        <w:rPr>
          <w:rFonts w:ascii="Century Gothic" w:eastAsia="Tahoma" w:hAnsi="Century Gothic"/>
          <w:szCs w:val="20"/>
        </w:rPr>
        <w:t xml:space="preserve"> </w:t>
      </w:r>
      <w:ins w:id="77" w:author="Mariana Gonzalez Buendia" w:date="2020-06-17T16:49:00Z">
        <w:r>
          <w:rPr>
            <w:rFonts w:ascii="Century Gothic" w:eastAsia="Tahoma" w:hAnsi="Century Gothic"/>
            <w:szCs w:val="20"/>
          </w:rPr>
          <w:t xml:space="preserve">si </w:t>
        </w:r>
      </w:ins>
      <w:r w:rsidR="00AC350A">
        <w:rPr>
          <w:rFonts w:ascii="Century Gothic" w:eastAsia="Tahoma" w:hAnsi="Century Gothic"/>
          <w:szCs w:val="20"/>
        </w:rPr>
        <w:t xml:space="preserve">esta </w:t>
      </w:r>
      <w:r w:rsidR="001C304A">
        <w:rPr>
          <w:rFonts w:ascii="Century Gothic" w:eastAsia="Tahoma" w:hAnsi="Century Gothic"/>
          <w:szCs w:val="20"/>
        </w:rPr>
        <w:t>levantado</w:t>
      </w:r>
      <w:del w:id="78" w:author="Mariana Gonzalez Buendia" w:date="2020-06-17T16:53:00Z">
        <w:r w:rsidR="00AC350A" w:rsidDel="00A55B5F">
          <w:rPr>
            <w:rFonts w:ascii="Century Gothic" w:eastAsia="Tahoma" w:hAnsi="Century Gothic"/>
            <w:szCs w:val="20"/>
          </w:rPr>
          <w:delText>,</w:delText>
        </w:r>
      </w:del>
      <w:r w:rsidR="00AC350A">
        <w:rPr>
          <w:rFonts w:ascii="Century Gothic" w:eastAsia="Tahoma" w:hAnsi="Century Gothic"/>
          <w:szCs w:val="20"/>
        </w:rPr>
        <w:t xml:space="preserve"> </w:t>
      </w:r>
      <w:del w:id="79" w:author="Mariana Gonzalez Buendia" w:date="2020-06-17T16:51:00Z">
        <w:r w:rsidR="00AC350A" w:rsidDel="00AD102B">
          <w:rPr>
            <w:rFonts w:ascii="Century Gothic" w:eastAsia="Tahoma" w:hAnsi="Century Gothic"/>
            <w:szCs w:val="20"/>
          </w:rPr>
          <w:delText xml:space="preserve">en caso de estarlo </w:delText>
        </w:r>
      </w:del>
      <w:ins w:id="80" w:author="Mariana Gonzalez Buendia" w:date="2020-06-17T16:51:00Z">
        <w:r>
          <w:rPr>
            <w:rFonts w:ascii="Century Gothic" w:eastAsia="Tahoma" w:hAnsi="Century Gothic"/>
            <w:szCs w:val="20"/>
          </w:rPr>
          <w:t>procederá a detenerlo</w:t>
        </w:r>
      </w:ins>
      <w:del w:id="81" w:author="Mariana Gonzalez Buendia" w:date="2020-06-17T16:51:00Z">
        <w:r w:rsidR="00AC350A" w:rsidDel="00AD102B">
          <w:rPr>
            <w:rFonts w:ascii="Century Gothic" w:eastAsia="Tahoma" w:hAnsi="Century Gothic"/>
            <w:szCs w:val="20"/>
          </w:rPr>
          <w:delText>procederá a dete</w:delText>
        </w:r>
      </w:del>
      <w:ins w:id="82" w:author="Mariana Gonzalez Buendia" w:date="2020-06-17T16:52:00Z">
        <w:r>
          <w:rPr>
            <w:rFonts w:ascii="Century Gothic" w:eastAsia="Tahoma" w:hAnsi="Century Gothic"/>
            <w:szCs w:val="20"/>
          </w:rPr>
          <w:t xml:space="preserve">. Una vez terminado el proceso </w:t>
        </w:r>
        <w:proofErr w:type="spellStart"/>
        <w:r>
          <w:rPr>
            <w:rFonts w:ascii="Century Gothic" w:eastAsia="Tahoma" w:hAnsi="Century Gothic"/>
            <w:szCs w:val="20"/>
          </w:rPr>
          <w:t>anterios</w:t>
        </w:r>
        <w:proofErr w:type="spellEnd"/>
        <w:r>
          <w:rPr>
            <w:rFonts w:ascii="Century Gothic" w:eastAsia="Tahoma" w:hAnsi="Century Gothic"/>
            <w:szCs w:val="20"/>
          </w:rPr>
          <w:t xml:space="preserve"> Por </w:t>
        </w:r>
        <w:proofErr w:type="gramStart"/>
        <w:r>
          <w:rPr>
            <w:rFonts w:ascii="Century Gothic" w:eastAsia="Tahoma" w:hAnsi="Century Gothic"/>
            <w:szCs w:val="20"/>
          </w:rPr>
          <w:t>ultimo</w:t>
        </w:r>
        <w:proofErr w:type="gramEnd"/>
        <w:r>
          <w:rPr>
            <w:rFonts w:ascii="Century Gothic" w:eastAsia="Tahoma" w:hAnsi="Century Gothic"/>
            <w:szCs w:val="20"/>
          </w:rPr>
          <w:t xml:space="preserve"> imprimirá el mensaje “</w:t>
        </w:r>
      </w:ins>
      <w:ins w:id="83" w:author="Mariana Gonzalez Buendia" w:date="2020-06-17T16:53:00Z">
        <w:r w:rsidR="00A55B5F">
          <w:rPr>
            <w:rFonts w:ascii="Century Gothic" w:eastAsia="Tahoma" w:hAnsi="Century Gothic"/>
            <w:szCs w:val="20"/>
          </w:rPr>
          <w:t>Termina si hay proceso levantado DRT_DALI</w:t>
        </w:r>
      </w:ins>
      <w:ins w:id="84" w:author="Mariana Gonzalez Buendia" w:date="2020-06-17T16:52:00Z">
        <w:r>
          <w:rPr>
            <w:rFonts w:ascii="Century Gothic" w:eastAsia="Tahoma" w:hAnsi="Century Gothic"/>
            <w:szCs w:val="20"/>
          </w:rPr>
          <w:t>”</w:t>
        </w:r>
      </w:ins>
      <w:del w:id="85" w:author="Mariana Gonzalez Buendia" w:date="2020-06-17T16:51:00Z">
        <w:r w:rsidR="00AC350A" w:rsidDel="00AD102B">
          <w:rPr>
            <w:rFonts w:ascii="Century Gothic" w:eastAsia="Tahoma" w:hAnsi="Century Gothic"/>
            <w:szCs w:val="20"/>
          </w:rPr>
          <w:delText>nerlo</w:delText>
        </w:r>
      </w:del>
      <w:ins w:id="86" w:author="Mariana Gonzalez Buendia" w:date="2020-06-17T16:48:00Z">
        <w:r>
          <w:rPr>
            <w:rFonts w:ascii="Century Gothic" w:eastAsia="Tahoma" w:hAnsi="Century Gothic"/>
            <w:szCs w:val="20"/>
          </w:rPr>
          <w:t xml:space="preserve"> </w:t>
        </w:r>
      </w:ins>
      <w:ins w:id="87" w:author="Mariana Gonzalez Buendia" w:date="2020-06-17T16:54:00Z">
        <w:r w:rsidR="00A55B5F">
          <w:rPr>
            <w:rFonts w:ascii="Century Gothic" w:eastAsia="Tahoma" w:hAnsi="Century Gothic"/>
            <w:szCs w:val="20"/>
          </w:rPr>
          <w:t xml:space="preserve">como bitácora </w:t>
        </w:r>
      </w:ins>
      <w:ins w:id="88" w:author="Mariana Gonzalez Buendia" w:date="2020-06-17T16:55:00Z">
        <w:r w:rsidR="00A55B5F">
          <w:rPr>
            <w:rFonts w:ascii="Century Gothic" w:eastAsia="Tahoma" w:hAnsi="Century Gothic"/>
            <w:szCs w:val="20"/>
          </w:rPr>
          <w:t xml:space="preserve">que ha concluido los pasos </w:t>
        </w:r>
        <w:proofErr w:type="spellStart"/>
        <w:r w:rsidR="00A55B5F">
          <w:rPr>
            <w:rFonts w:ascii="Century Gothic" w:eastAsia="Tahoma" w:hAnsi="Century Gothic"/>
            <w:szCs w:val="20"/>
          </w:rPr>
          <w:t>anteroriores</w:t>
        </w:r>
      </w:ins>
      <w:proofErr w:type="spellEnd"/>
      <w:del w:id="89" w:author="Mariana Gonzalez Buendia" w:date="2020-06-17T16:45:00Z">
        <w:r w:rsidR="00AC350A" w:rsidDel="00AD102B">
          <w:rPr>
            <w:rFonts w:ascii="Century Gothic" w:eastAsia="Tahoma" w:hAnsi="Century Gothic"/>
            <w:szCs w:val="20"/>
          </w:rPr>
          <w:delText xml:space="preserve"> </w:delText>
        </w:r>
      </w:del>
    </w:p>
    <w:p w14:paraId="1A67E7DC" w14:textId="6E8478F6" w:rsidR="00AC350A" w:rsidRDefault="00AC350A" w:rsidP="00AC350A">
      <w:pPr>
        <w:pStyle w:val="Prrafodelista"/>
        <w:ind w:left="1425"/>
        <w:rPr>
          <w:rFonts w:ascii="Century Gothic" w:eastAsia="Tahoma" w:hAnsi="Century Gothic"/>
          <w:szCs w:val="20"/>
        </w:rPr>
      </w:pPr>
      <w:commentRangeStart w:id="90"/>
      <w:r>
        <w:rPr>
          <w:noProof/>
          <w:lang w:val="es-MX" w:eastAsia="es-MX"/>
        </w:rPr>
        <w:drawing>
          <wp:inline distT="0" distB="0" distL="0" distR="0" wp14:anchorId="6B2179C3" wp14:editId="1CF7BF86">
            <wp:extent cx="5612130" cy="3139440"/>
            <wp:effectExtent l="0" t="0" r="762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0"/>
      <w:r w:rsidR="009F1A73">
        <w:rPr>
          <w:rStyle w:val="Refdecomentario"/>
          <w:rFonts w:asciiTheme="minorHAnsi" w:eastAsiaTheme="minorHAnsi" w:hAnsiTheme="minorHAnsi" w:cstheme="minorBidi"/>
          <w:color w:val="auto"/>
          <w:lang w:val="es-MX" w:eastAsia="en-US"/>
        </w:rPr>
        <w:commentReference w:id="90"/>
      </w:r>
    </w:p>
    <w:p w14:paraId="693D82BE" w14:textId="7050B1BE" w:rsidR="00AC350A" w:rsidRDefault="00AC350A" w:rsidP="00AC350A">
      <w:pPr>
        <w:rPr>
          <w:rFonts w:ascii="Century Gothic" w:eastAsia="Tahoma" w:hAnsi="Century Gothic"/>
          <w:szCs w:val="20"/>
        </w:rPr>
      </w:pPr>
    </w:p>
    <w:p w14:paraId="62BFB7FD" w14:textId="77777777" w:rsidR="0010792C" w:rsidRDefault="0010792C" w:rsidP="00AC350A">
      <w:pPr>
        <w:rPr>
          <w:rFonts w:ascii="Century Gothic" w:eastAsia="Tahoma" w:hAnsi="Century Gothic"/>
          <w:szCs w:val="20"/>
        </w:rPr>
      </w:pPr>
    </w:p>
    <w:p w14:paraId="5DA1FBBF" w14:textId="5511C57F" w:rsidR="00AC350A" w:rsidRDefault="001C304A" w:rsidP="00AC350A">
      <w:pPr>
        <w:pStyle w:val="Prrafodelista"/>
        <w:numPr>
          <w:ilvl w:val="0"/>
          <w:numId w:val="31"/>
        </w:numPr>
        <w:rPr>
          <w:ins w:id="91" w:author="Mariana Gonzalez Buendia" w:date="2020-06-17T16:55:00Z"/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procede</w:t>
      </w:r>
      <w:r w:rsidR="00AC350A">
        <w:rPr>
          <w:rFonts w:ascii="Century Gothic" w:eastAsia="Tahoma" w:hAnsi="Century Gothic"/>
          <w:szCs w:val="20"/>
        </w:rPr>
        <w:t xml:space="preserve"> a levantar el contenedor de DTR_DALI  </w:t>
      </w:r>
    </w:p>
    <w:p w14:paraId="25D26FD5" w14:textId="4152F416" w:rsidR="003910C7" w:rsidRDefault="003910C7" w:rsidP="003910C7">
      <w:pPr>
        <w:pStyle w:val="Prrafodelista"/>
        <w:numPr>
          <w:ilvl w:val="1"/>
          <w:numId w:val="31"/>
        </w:numPr>
        <w:rPr>
          <w:ins w:id="92" w:author="Mariana Gonzalez Buendia" w:date="2020-06-17T16:58:00Z"/>
          <w:rFonts w:ascii="Century Gothic" w:eastAsia="Tahoma" w:hAnsi="Century Gothic"/>
          <w:szCs w:val="20"/>
        </w:rPr>
      </w:pPr>
      <w:ins w:id="93" w:author="Mariana Gonzalez Buendia" w:date="2020-06-17T16:56:00Z">
        <w:r>
          <w:rPr>
            <w:rFonts w:ascii="Century Gothic" w:eastAsia="Tahoma" w:hAnsi="Century Gothic"/>
            <w:szCs w:val="20"/>
          </w:rPr>
          <w:t xml:space="preserve">Inicia validando </w:t>
        </w:r>
      </w:ins>
      <w:ins w:id="94" w:author="Mariana Gonzalez Buendia" w:date="2020-06-17T16:57:00Z">
        <w:r>
          <w:rPr>
            <w:rFonts w:ascii="Century Gothic" w:eastAsia="Tahoma" w:hAnsi="Century Gothic"/>
            <w:szCs w:val="20"/>
          </w:rPr>
          <w:t xml:space="preserve">que no </w:t>
        </w:r>
        <w:proofErr w:type="spellStart"/>
        <w:r>
          <w:rPr>
            <w:rFonts w:ascii="Century Gothic" w:eastAsia="Tahoma" w:hAnsi="Century Gothic"/>
            <w:szCs w:val="20"/>
          </w:rPr>
          <w:t>esta</w:t>
        </w:r>
        <w:proofErr w:type="spellEnd"/>
        <w:r>
          <w:rPr>
            <w:rFonts w:ascii="Century Gothic" w:eastAsia="Tahoma" w:hAnsi="Century Gothic"/>
            <w:szCs w:val="20"/>
          </w:rPr>
          <w:t xml:space="preserve"> levantado el servicio</w:t>
        </w:r>
      </w:ins>
      <w:ins w:id="95" w:author="Mariana Gonzalez Buendia" w:date="2020-06-17T16:58:00Z">
        <w:r>
          <w:rPr>
            <w:rFonts w:ascii="Century Gothic" w:eastAsia="Tahoma" w:hAnsi="Century Gothic"/>
            <w:szCs w:val="20"/>
          </w:rPr>
          <w:t xml:space="preserve"> por medio de </w:t>
        </w:r>
      </w:ins>
      <w:ins w:id="96" w:author="Mariana Gonzalez Buendia" w:date="2020-06-17T16:59:00Z">
        <w:r>
          <w:rPr>
            <w:rFonts w:ascii="Century Gothic" w:eastAsia="Tahoma" w:hAnsi="Century Gothic"/>
            <w:szCs w:val="20"/>
          </w:rPr>
          <w:t>PIDHOST</w:t>
        </w:r>
      </w:ins>
    </w:p>
    <w:p w14:paraId="2CF95A97" w14:textId="7A412D8E" w:rsidR="003910C7" w:rsidRDefault="003910C7" w:rsidP="003910C7">
      <w:pPr>
        <w:pStyle w:val="Prrafodelista"/>
        <w:numPr>
          <w:ilvl w:val="1"/>
          <w:numId w:val="31"/>
        </w:numPr>
        <w:rPr>
          <w:ins w:id="97" w:author="Mariana Gonzalez Buendia" w:date="2020-06-17T16:59:00Z"/>
          <w:rFonts w:ascii="Century Gothic" w:eastAsia="Tahoma" w:hAnsi="Century Gothic"/>
          <w:szCs w:val="20"/>
        </w:rPr>
      </w:pPr>
      <w:ins w:id="98" w:author="Mariana Gonzalez Buendia" w:date="2020-06-17T17:00:00Z">
        <w:r>
          <w:rPr>
            <w:rFonts w:ascii="Century Gothic" w:eastAsia="Tahoma" w:hAnsi="Century Gothic"/>
            <w:szCs w:val="20"/>
          </w:rPr>
          <w:t xml:space="preserve">En el </w:t>
        </w:r>
      </w:ins>
      <w:ins w:id="99" w:author="Mariana Gonzalez Buendia" w:date="2020-06-17T17:01:00Z">
        <w:r>
          <w:rPr>
            <w:rFonts w:ascii="Century Gothic" w:eastAsia="Tahoma" w:hAnsi="Century Gothic"/>
            <w:szCs w:val="20"/>
          </w:rPr>
          <w:t>(</w:t>
        </w:r>
        <w:proofErr w:type="spellStart"/>
        <w:r>
          <w:rPr>
            <w:rFonts w:ascii="Century Gothic" w:eastAsia="Tahoma" w:hAnsi="Century Gothic"/>
            <w:szCs w:val="20"/>
          </w:rPr>
          <w:t>if</w:t>
        </w:r>
        <w:proofErr w:type="spellEnd"/>
        <w:r>
          <w:rPr>
            <w:rFonts w:ascii="Century Gothic" w:eastAsia="Tahoma" w:hAnsi="Century Gothic"/>
            <w:szCs w:val="20"/>
          </w:rPr>
          <w:t xml:space="preserve">) </w:t>
        </w:r>
        <w:proofErr w:type="spellStart"/>
        <w:r>
          <w:rPr>
            <w:rFonts w:ascii="Century Gothic" w:eastAsia="Tahoma" w:hAnsi="Century Gothic"/>
            <w:szCs w:val="20"/>
          </w:rPr>
          <w:t>demota</w:t>
        </w:r>
        <w:proofErr w:type="spellEnd"/>
        <w:r>
          <w:rPr>
            <w:rFonts w:ascii="Century Gothic" w:eastAsia="Tahoma" w:hAnsi="Century Gothic"/>
            <w:szCs w:val="20"/>
          </w:rPr>
          <w:t xml:space="preserve"> </w:t>
        </w:r>
      </w:ins>
      <w:ins w:id="100" w:author="Mariana Gonzalez Buendia" w:date="2020-06-17T16:59:00Z">
        <w:r>
          <w:rPr>
            <w:rFonts w:ascii="Century Gothic" w:eastAsia="Tahoma" w:hAnsi="Century Gothic"/>
            <w:szCs w:val="20"/>
          </w:rPr>
          <w:t xml:space="preserve">Si no hay </w:t>
        </w:r>
        <w:r>
          <w:rPr>
            <w:rFonts w:ascii="Century Gothic" w:eastAsia="Tahoma" w:hAnsi="Century Gothic"/>
            <w:szCs w:val="20"/>
          </w:rPr>
          <w:t>PIDHOST</w:t>
        </w:r>
        <w:r>
          <w:rPr>
            <w:rFonts w:ascii="Century Gothic" w:eastAsia="Tahoma" w:hAnsi="Century Gothic"/>
            <w:szCs w:val="20"/>
          </w:rPr>
          <w:t xml:space="preserve"> entonces comienza a levantar el servicio</w:t>
        </w:r>
      </w:ins>
    </w:p>
    <w:p w14:paraId="4ACC6B30" w14:textId="0E373F1A" w:rsidR="003910C7" w:rsidRDefault="003910C7" w:rsidP="001F0B1F">
      <w:pPr>
        <w:pStyle w:val="Prrafodelista"/>
        <w:numPr>
          <w:ilvl w:val="2"/>
          <w:numId w:val="31"/>
        </w:numPr>
        <w:rPr>
          <w:ins w:id="101" w:author="Mariana Gonzalez Buendia" w:date="2020-06-17T17:03:00Z"/>
          <w:rFonts w:ascii="Century Gothic" w:eastAsia="Tahoma" w:hAnsi="Century Gothic"/>
          <w:szCs w:val="20"/>
        </w:rPr>
      </w:pPr>
      <w:proofErr w:type="spellStart"/>
      <w:ins w:id="102" w:author="Mariana Gonzalez Buendia" w:date="2020-06-17T17:01:00Z">
        <w:r>
          <w:rPr>
            <w:rFonts w:ascii="Century Gothic" w:eastAsia="Tahoma" w:hAnsi="Century Gothic"/>
            <w:szCs w:val="20"/>
          </w:rPr>
          <w:t>While</w:t>
        </w:r>
        <w:proofErr w:type="spellEnd"/>
        <w:r>
          <w:rPr>
            <w:rFonts w:ascii="Century Gothic" w:eastAsia="Tahoma" w:hAnsi="Century Gothic"/>
            <w:szCs w:val="20"/>
          </w:rPr>
          <w:t xml:space="preserve"> comprueba </w:t>
        </w:r>
      </w:ins>
      <w:ins w:id="103" w:author="Mariana Gonzalez Buendia" w:date="2020-06-17T17:02:00Z">
        <w:r>
          <w:rPr>
            <w:rFonts w:ascii="Century Gothic" w:eastAsia="Tahoma" w:hAnsi="Century Gothic"/>
            <w:szCs w:val="20"/>
          </w:rPr>
          <w:t xml:space="preserve">mientras la variable PID este </w:t>
        </w:r>
        <w:proofErr w:type="spellStart"/>
        <w:r>
          <w:rPr>
            <w:rFonts w:ascii="Century Gothic" w:eastAsia="Tahoma" w:hAnsi="Century Gothic"/>
            <w:szCs w:val="20"/>
          </w:rPr>
          <w:t>vacia</w:t>
        </w:r>
        <w:proofErr w:type="spellEnd"/>
        <w:r>
          <w:rPr>
            <w:rFonts w:ascii="Century Gothic" w:eastAsia="Tahoma" w:hAnsi="Century Gothic"/>
            <w:szCs w:val="20"/>
          </w:rPr>
          <w:t xml:space="preserve"> </w:t>
        </w:r>
      </w:ins>
      <w:ins w:id="104" w:author="Mariana Gonzalez Buendia" w:date="2020-06-17T17:03:00Z">
        <w:r w:rsidR="001F0B1F">
          <w:rPr>
            <w:rFonts w:ascii="Century Gothic" w:eastAsia="Tahoma" w:hAnsi="Century Gothic"/>
            <w:szCs w:val="20"/>
          </w:rPr>
          <w:t>realiza una pausa de 1 segundo</w:t>
        </w:r>
      </w:ins>
      <w:ins w:id="105" w:author="Mariana Gonzalez Buendia" w:date="2020-06-17T17:29:00Z">
        <w:r w:rsidR="007F68D3">
          <w:rPr>
            <w:rFonts w:ascii="Century Gothic" w:eastAsia="Tahoma" w:hAnsi="Century Gothic"/>
            <w:szCs w:val="20"/>
          </w:rPr>
          <w:t>,</w:t>
        </w:r>
        <w:r w:rsidR="007F68D3" w:rsidRPr="007F68D3">
          <w:t xml:space="preserve"> </w:t>
        </w:r>
        <w:r w:rsidR="007F68D3" w:rsidRPr="007F68D3">
          <w:rPr>
            <w:rFonts w:ascii="Century Gothic" w:eastAsia="Tahoma" w:hAnsi="Century Gothic"/>
            <w:szCs w:val="20"/>
          </w:rPr>
          <w:t xml:space="preserve">salte hasta que cumplas 20 ciclos y asigna SALIDA=1 de esta formar hubo un error en </w:t>
        </w:r>
        <w:r w:rsidR="007F68D3">
          <w:rPr>
            <w:rFonts w:ascii="Century Gothic" w:eastAsia="Tahoma" w:hAnsi="Century Gothic"/>
            <w:szCs w:val="20"/>
          </w:rPr>
          <w:t>levantar</w:t>
        </w:r>
        <w:r w:rsidR="007F68D3" w:rsidRPr="007F68D3">
          <w:rPr>
            <w:rFonts w:ascii="Century Gothic" w:eastAsia="Tahoma" w:hAnsi="Century Gothic"/>
            <w:szCs w:val="20"/>
          </w:rPr>
          <w:t xml:space="preserve"> el servicio</w:t>
        </w:r>
      </w:ins>
    </w:p>
    <w:p w14:paraId="0E067F93" w14:textId="2866440E" w:rsidR="001F0B1F" w:rsidRDefault="001F0B1F" w:rsidP="001F0B1F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  <w:pPrChange w:id="106" w:author="Mariana Gonzalez Buendia" w:date="2020-06-17T17:04:00Z">
          <w:pPr>
            <w:pStyle w:val="Prrafodelista"/>
            <w:numPr>
              <w:numId w:val="31"/>
            </w:numPr>
            <w:ind w:left="1425" w:hanging="360"/>
          </w:pPr>
        </w:pPrChange>
      </w:pPr>
      <w:proofErr w:type="spellStart"/>
      <w:ins w:id="107" w:author="Mariana Gonzalez Buendia" w:date="2020-06-17T17:04:00Z">
        <w:r>
          <w:rPr>
            <w:rFonts w:ascii="Century Gothic" w:eastAsia="Tahoma" w:hAnsi="Century Gothic"/>
            <w:szCs w:val="20"/>
          </w:rPr>
          <w:t>Else</w:t>
        </w:r>
        <w:proofErr w:type="spellEnd"/>
        <w:r>
          <w:rPr>
            <w:rFonts w:ascii="Century Gothic" w:eastAsia="Tahoma" w:hAnsi="Century Gothic"/>
            <w:szCs w:val="20"/>
          </w:rPr>
          <w:t xml:space="preserve"> denota que en este caso si hay proceso levantado</w:t>
        </w:r>
      </w:ins>
    </w:p>
    <w:p w14:paraId="129331F6" w14:textId="1E9F57E5" w:rsidR="00CE6B04" w:rsidRPr="00CE6B04" w:rsidRDefault="00AC350A" w:rsidP="00CE6B04">
      <w:pPr>
        <w:pStyle w:val="Prrafodelista"/>
        <w:ind w:left="1425"/>
        <w:rPr>
          <w:rFonts w:ascii="Century Gothic" w:eastAsia="Tahoma" w:hAnsi="Century Gothic"/>
          <w:szCs w:val="20"/>
        </w:rPr>
      </w:pPr>
      <w:commentRangeStart w:id="108"/>
      <w:r>
        <w:rPr>
          <w:noProof/>
          <w:lang w:val="es-MX" w:eastAsia="es-MX"/>
        </w:rPr>
        <w:drawing>
          <wp:inline distT="0" distB="0" distL="0" distR="0" wp14:anchorId="61FBC0A2" wp14:editId="651AB7E9">
            <wp:extent cx="4573905" cy="354454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1654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8"/>
      <w:r w:rsidR="009F1A73">
        <w:rPr>
          <w:rStyle w:val="Refdecomentario"/>
          <w:rFonts w:asciiTheme="minorHAnsi" w:eastAsiaTheme="minorHAnsi" w:hAnsiTheme="minorHAnsi" w:cstheme="minorBidi"/>
          <w:color w:val="auto"/>
          <w:lang w:val="es-MX" w:eastAsia="en-US"/>
        </w:rPr>
        <w:commentReference w:id="108"/>
      </w:r>
    </w:p>
    <w:p w14:paraId="00216DED" w14:textId="7ED8FE10" w:rsidR="00CE6B04" w:rsidRPr="00601BC3" w:rsidRDefault="00D8638E" w:rsidP="00EC08A0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para finalizar </w:t>
      </w:r>
      <w:proofErr w:type="spellStart"/>
      <w:r>
        <w:rPr>
          <w:rFonts w:ascii="Century Gothic" w:eastAsia="Tahoma" w:hAnsi="Century Gothic"/>
          <w:szCs w:val="20"/>
        </w:rPr>
        <w:t>e</w:t>
      </w:r>
      <w:r w:rsidR="00A05827" w:rsidRPr="00601BC3">
        <w:rPr>
          <w:rFonts w:ascii="Century Gothic" w:eastAsia="Tahoma" w:hAnsi="Century Gothic"/>
          <w:szCs w:val="20"/>
        </w:rPr>
        <w:t>valua</w:t>
      </w:r>
      <w:proofErr w:type="spellEnd"/>
      <w:r w:rsidR="00A05827" w:rsidRPr="00601BC3">
        <w:rPr>
          <w:rFonts w:ascii="Century Gothic" w:eastAsia="Tahoma" w:hAnsi="Century Gothic"/>
          <w:szCs w:val="20"/>
        </w:rPr>
        <w:t xml:space="preserve"> si el contenedor DTR_</w:t>
      </w:r>
      <w:proofErr w:type="gramStart"/>
      <w:r w:rsidR="00A05827" w:rsidRPr="00601BC3">
        <w:rPr>
          <w:rFonts w:ascii="Century Gothic" w:eastAsia="Tahoma" w:hAnsi="Century Gothic"/>
          <w:szCs w:val="20"/>
        </w:rPr>
        <w:t>DALI  se</w:t>
      </w:r>
      <w:proofErr w:type="gramEnd"/>
      <w:r w:rsidR="00A05827" w:rsidRPr="00601BC3">
        <w:rPr>
          <w:rFonts w:ascii="Century Gothic" w:eastAsia="Tahoma" w:hAnsi="Century Gothic"/>
          <w:szCs w:val="20"/>
        </w:rPr>
        <w:t xml:space="preserve"> </w:t>
      </w:r>
      <w:proofErr w:type="spellStart"/>
      <w:r w:rsidR="00A05827" w:rsidRPr="00601BC3">
        <w:rPr>
          <w:rFonts w:ascii="Century Gothic" w:eastAsia="Tahoma" w:hAnsi="Century Gothic"/>
          <w:szCs w:val="20"/>
        </w:rPr>
        <w:t>levanto</w:t>
      </w:r>
      <w:proofErr w:type="spellEnd"/>
      <w:r w:rsidR="00A05827" w:rsidRPr="00601BC3">
        <w:rPr>
          <w:rFonts w:ascii="Century Gothic" w:eastAsia="Tahoma" w:hAnsi="Century Gothic"/>
          <w:szCs w:val="20"/>
        </w:rPr>
        <w:t xml:space="preserve"> de manera </w:t>
      </w:r>
      <w:r>
        <w:rPr>
          <w:rFonts w:ascii="Century Gothic" w:eastAsia="Tahoma" w:hAnsi="Century Gothic"/>
          <w:szCs w:val="20"/>
        </w:rPr>
        <w:t>exitosa(</w:t>
      </w:r>
      <w:r w:rsidR="00F40E9A">
        <w:rPr>
          <w:rFonts w:ascii="Century Gothic" w:eastAsia="Tahoma" w:hAnsi="Century Gothic"/>
          <w:szCs w:val="20"/>
        </w:rPr>
        <w:t>Salida=</w:t>
      </w:r>
      <w:r>
        <w:rPr>
          <w:rFonts w:ascii="Century Gothic" w:eastAsia="Tahoma" w:hAnsi="Century Gothic"/>
          <w:szCs w:val="20"/>
        </w:rPr>
        <w:t>0)</w:t>
      </w:r>
      <w:r w:rsidR="00A05827" w:rsidRPr="00601BC3">
        <w:rPr>
          <w:rFonts w:ascii="Century Gothic" w:eastAsia="Tahoma" w:hAnsi="Century Gothic"/>
          <w:szCs w:val="20"/>
        </w:rPr>
        <w:t xml:space="preserve"> o genero algún error</w:t>
      </w:r>
      <w:r>
        <w:rPr>
          <w:rFonts w:ascii="Century Gothic" w:eastAsia="Tahoma" w:hAnsi="Century Gothic"/>
          <w:szCs w:val="20"/>
        </w:rPr>
        <w:t>(</w:t>
      </w:r>
      <w:r w:rsidR="00F40E9A">
        <w:rPr>
          <w:rFonts w:ascii="Century Gothic" w:eastAsia="Tahoma" w:hAnsi="Century Gothic"/>
          <w:szCs w:val="20"/>
        </w:rPr>
        <w:t>Salida=</w:t>
      </w:r>
      <w:r w:rsidR="00B4051A">
        <w:rPr>
          <w:rFonts w:ascii="Century Gothic" w:eastAsia="Tahoma" w:hAnsi="Century Gothic"/>
          <w:szCs w:val="20"/>
        </w:rPr>
        <w:t>1</w:t>
      </w:r>
      <w:r>
        <w:rPr>
          <w:rFonts w:ascii="Century Gothic" w:eastAsia="Tahoma" w:hAnsi="Century Gothic"/>
          <w:szCs w:val="20"/>
        </w:rPr>
        <w:t xml:space="preserve">), regresa la respuesta al </w:t>
      </w:r>
      <w:proofErr w:type="spellStart"/>
      <w:r>
        <w:rPr>
          <w:rFonts w:ascii="Century Gothic" w:eastAsia="Tahoma" w:hAnsi="Century Gothic"/>
          <w:szCs w:val="20"/>
        </w:rPr>
        <w:t>shell</w:t>
      </w:r>
      <w:proofErr w:type="spellEnd"/>
      <w:r>
        <w:rPr>
          <w:rFonts w:ascii="Century Gothic" w:eastAsia="Tahoma" w:hAnsi="Century Gothic"/>
          <w:szCs w:val="20"/>
        </w:rPr>
        <w:t xml:space="preserve"> princ</w:t>
      </w:r>
      <w:r w:rsidR="00C30ED9">
        <w:rPr>
          <w:rFonts w:ascii="Century Gothic" w:eastAsia="Tahoma" w:hAnsi="Century Gothic"/>
          <w:szCs w:val="20"/>
        </w:rPr>
        <w:t>i</w:t>
      </w:r>
      <w:r>
        <w:rPr>
          <w:rFonts w:ascii="Century Gothic" w:eastAsia="Tahoma" w:hAnsi="Century Gothic"/>
          <w:szCs w:val="20"/>
        </w:rPr>
        <w:t>pal</w:t>
      </w:r>
    </w:p>
    <w:p w14:paraId="69075601" w14:textId="670806C1" w:rsidR="006D60D9" w:rsidRDefault="00AC350A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lastRenderedPageBreak/>
        <w:tab/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ab/>
      </w:r>
      <w:r w:rsidR="00A05827">
        <w:rPr>
          <w:noProof/>
          <w:lang w:eastAsia="es-MX"/>
        </w:rPr>
        <w:drawing>
          <wp:inline distT="0" distB="0" distL="0" distR="0" wp14:anchorId="26F7D18F" wp14:editId="51C60480">
            <wp:extent cx="4638632" cy="26384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0011" cy="26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161F" w14:textId="13CA5AE7" w:rsidR="00A05827" w:rsidRDefault="00A05827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5D9B8777" w14:textId="52BB38E0" w:rsidR="00A05827" w:rsidRPr="006D60D9" w:rsidRDefault="00A05827" w:rsidP="00A05827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109" w:name="_Toc43299321"/>
      <w:r>
        <w:rPr>
          <w:rFonts w:ascii="Century Gothic" w:hAnsi="Century Gothic"/>
          <w:lang w:val="es-MX"/>
        </w:rPr>
        <w:t>stop_drt_dali.sh</w:t>
      </w:r>
      <w:bookmarkEnd w:id="109"/>
    </w:p>
    <w:p w14:paraId="59BC49DD" w14:textId="120D0EAE" w:rsidR="00B65C2D" w:rsidRDefault="00B65C2D" w:rsidP="00A05827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MX"/>
        </w:rPr>
        <w:drawing>
          <wp:inline distT="0" distB="0" distL="0" distR="0" wp14:anchorId="31D29FC6" wp14:editId="04858A08">
            <wp:extent cx="2124075" cy="2000250"/>
            <wp:effectExtent l="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A420" w14:textId="18074B40" w:rsidR="001E1CD7" w:rsidRPr="006B75E5" w:rsidRDefault="00A05827" w:rsidP="001E1CD7">
      <w:pPr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proofErr w:type="spellStart"/>
      <w:r w:rsidR="00971D31"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hell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es el script principal para la ejecución </w:t>
      </w:r>
      <w:r w:rsidR="00BC17D6">
        <w:rPr>
          <w:rFonts w:ascii="Century Gothic" w:eastAsia="Tahoma" w:hAnsi="Century Gothic" w:cs="Times New Roman"/>
          <w:sz w:val="20"/>
          <w:szCs w:val="20"/>
          <w:lang w:eastAsia="es-ES"/>
        </w:rPr>
        <w:t>para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proofErr w:type="gramStart"/>
      <w:r w:rsidR="00971D31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detener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lo</w:t>
      </w:r>
      <w:r w:rsidR="00971D31"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proofErr w:type="gram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3 contenedores DRT_DALI.  Se encuentra en 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CCV/stop_drt_dali.sh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”, cabe mencionar que este llama a otro script</w:t>
      </w:r>
      <w:r w:rsidR="006B75E5" w:rsidRPr="006B75E5">
        <w:t xml:space="preserve"> </w:t>
      </w:r>
      <w:r w:rsidR="006B75E5">
        <w:t>“</w:t>
      </w:r>
      <w:r w:rsidR="006B75E5" w:rsidRPr="006B75E5">
        <w:rPr>
          <w:rFonts w:ascii="Century Gothic" w:eastAsia="Tahoma" w:hAnsi="Century Gothic" w:cs="Times New Roman"/>
          <w:sz w:val="20"/>
          <w:szCs w:val="20"/>
          <w:lang w:eastAsia="es-ES"/>
        </w:rPr>
        <w:t>CCV/fuse/st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op</w:t>
      </w:r>
      <w:r w:rsidR="006B75E5" w:rsidRPr="006B75E5">
        <w:rPr>
          <w:rFonts w:ascii="Century Gothic" w:eastAsia="Tahoma" w:hAnsi="Century Gothic" w:cs="Times New Roman"/>
          <w:sz w:val="20"/>
          <w:szCs w:val="20"/>
          <w:lang w:eastAsia="es-ES"/>
        </w:rPr>
        <w:t>_dali.sh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” el cual describiremos mas adelante</w:t>
      </w:r>
      <w:r w:rsidR="00A919AD">
        <w:rPr>
          <w:rFonts w:ascii="Century Gothic" w:eastAsia="Tahoma" w:hAnsi="Century Gothic" w:cs="Times New Roman"/>
          <w:sz w:val="20"/>
          <w:szCs w:val="20"/>
          <w:lang w:eastAsia="es-ES"/>
        </w:rPr>
        <w:t>.</w:t>
      </w:r>
      <w:r w:rsidR="001E1CD7" w:rsidRPr="001E1CD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>La bitácora de ejecución</w:t>
      </w:r>
      <w:r w:rsidR="007C7D30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de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este script se aloja en </w:t>
      </w:r>
      <w:r w:rsidR="001E1CD7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proofErr w:type="gramStart"/>
      <w:r w:rsidR="001E1CD7"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/CCV/log/start_drt_dali.log</w:t>
      </w:r>
      <w:r w:rsidR="001E1CD7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proofErr w:type="gramEnd"/>
    </w:p>
    <w:p w14:paraId="3B926B32" w14:textId="77777777" w:rsidR="00A05827" w:rsidRDefault="00A05827" w:rsidP="00A05827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>Consta de los siguientes pasos:</w:t>
      </w:r>
    </w:p>
    <w:p w14:paraId="7B272877" w14:textId="77777777" w:rsidR="00A05827" w:rsidRDefault="00A05827" w:rsidP="00A05827">
      <w:pPr>
        <w:pStyle w:val="Prrafodelista"/>
        <w:numPr>
          <w:ilvl w:val="0"/>
          <w:numId w:val="33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inicializado de variables de entorno</w:t>
      </w:r>
    </w:p>
    <w:p w14:paraId="28484C20" w14:textId="5E63392C" w:rsidR="00A05827" w:rsidRDefault="00A05827" w:rsidP="00A05827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1F953536" wp14:editId="3A27257F">
            <wp:extent cx="3390900" cy="18097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3ADE" w14:textId="4DB6435D" w:rsidR="00A05827" w:rsidRDefault="00A05827" w:rsidP="00A05827">
      <w:pPr>
        <w:pStyle w:val="Prrafodelista"/>
        <w:numPr>
          <w:ilvl w:val="0"/>
          <w:numId w:val="33"/>
        </w:numPr>
        <w:rPr>
          <w:rFonts w:ascii="Century Gothic" w:eastAsia="Tahoma" w:hAnsi="Century Gothic"/>
          <w:szCs w:val="20"/>
        </w:rPr>
      </w:pPr>
      <w:commentRangeStart w:id="110"/>
      <w:r>
        <w:rPr>
          <w:rFonts w:ascii="Century Gothic" w:eastAsia="Tahoma" w:hAnsi="Century Gothic"/>
          <w:szCs w:val="20"/>
        </w:rPr>
        <w:t xml:space="preserve">Detiene </w:t>
      </w:r>
      <w:proofErr w:type="gramStart"/>
      <w:r>
        <w:rPr>
          <w:rFonts w:ascii="Century Gothic" w:eastAsia="Tahoma" w:hAnsi="Century Gothic"/>
          <w:szCs w:val="20"/>
        </w:rPr>
        <w:t>contenedor  3</w:t>
      </w:r>
      <w:commentRangeEnd w:id="110"/>
      <w:proofErr w:type="gramEnd"/>
      <w:r w:rsidR="009F1A73">
        <w:rPr>
          <w:rStyle w:val="Refdecomentario"/>
          <w:rFonts w:asciiTheme="minorHAnsi" w:eastAsiaTheme="minorHAnsi" w:hAnsiTheme="minorHAnsi" w:cstheme="minorBidi"/>
          <w:color w:val="auto"/>
          <w:lang w:val="es-MX" w:eastAsia="en-US"/>
        </w:rPr>
        <w:commentReference w:id="110"/>
      </w:r>
      <w:r>
        <w:rPr>
          <w:rFonts w:ascii="Century Gothic" w:eastAsia="Tahoma" w:hAnsi="Century Gothic"/>
          <w:szCs w:val="20"/>
        </w:rPr>
        <w:t xml:space="preserve">, </w:t>
      </w:r>
      <w:ins w:id="111" w:author="Mariana Gonzalez Buendia" w:date="2020-06-17T17:08:00Z">
        <w:r w:rsidR="00D04E6B" w:rsidRPr="00D04E6B">
          <w:rPr>
            <w:rFonts w:ascii="Century Gothic" w:eastAsia="Tahoma" w:hAnsi="Century Gothic"/>
            <w:szCs w:val="20"/>
          </w:rPr>
          <w:t xml:space="preserve">este se conecta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via</w:t>
        </w:r>
        <w:proofErr w:type="spellEnd"/>
        <w:r w:rsidR="00D04E6B" w:rsidRPr="00D04E6B">
          <w:rPr>
            <w:rFonts w:ascii="Century Gothic" w:eastAsia="Tahoma" w:hAnsi="Century Gothic"/>
            <w:szCs w:val="20"/>
          </w:rPr>
          <w:t xml:space="preserve">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ssh</w:t>
        </w:r>
        <w:proofErr w:type="spellEnd"/>
        <w:r w:rsidR="00D04E6B" w:rsidRPr="00D04E6B">
          <w:rPr>
            <w:rFonts w:ascii="Century Gothic" w:eastAsia="Tahoma" w:hAnsi="Century Gothic"/>
            <w:szCs w:val="20"/>
          </w:rPr>
          <w:t xml:space="preserve"> al host 3 y al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conectartse</w:t>
        </w:r>
        <w:proofErr w:type="spellEnd"/>
        <w:r w:rsidR="00D04E6B" w:rsidRPr="00D04E6B">
          <w:rPr>
            <w:rFonts w:ascii="Century Gothic" w:eastAsia="Tahoma" w:hAnsi="Century Gothic"/>
            <w:szCs w:val="20"/>
          </w:rPr>
          <w:t xml:space="preserve">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ejectua</w:t>
        </w:r>
        <w:proofErr w:type="spellEnd"/>
        <w:r w:rsidR="00D04E6B" w:rsidRPr="00D04E6B">
          <w:rPr>
            <w:rFonts w:ascii="Century Gothic" w:eastAsia="Tahoma" w:hAnsi="Century Gothic"/>
            <w:szCs w:val="20"/>
          </w:rPr>
          <w:t xml:space="preserve"> el Shell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st</w:t>
        </w:r>
        <w:r w:rsidR="00D04E6B">
          <w:rPr>
            <w:rFonts w:ascii="Century Gothic" w:eastAsia="Tahoma" w:hAnsi="Century Gothic"/>
            <w:szCs w:val="20"/>
          </w:rPr>
          <w:t>op</w:t>
        </w:r>
        <w:r w:rsidR="00D04E6B" w:rsidRPr="00D04E6B">
          <w:rPr>
            <w:rFonts w:ascii="Century Gothic" w:eastAsia="Tahoma" w:hAnsi="Century Gothic"/>
            <w:szCs w:val="20"/>
          </w:rPr>
          <w:t>_dali.sh</w:t>
        </w:r>
        <w:r w:rsidR="00D04E6B">
          <w:rPr>
            <w:rFonts w:ascii="Century Gothic" w:eastAsia="Tahoma" w:hAnsi="Century Gothic"/>
            <w:szCs w:val="20"/>
          </w:rPr>
          <w:t>,</w:t>
        </w:r>
      </w:ins>
      <w:r>
        <w:rPr>
          <w:rFonts w:ascii="Century Gothic" w:eastAsia="Tahoma" w:hAnsi="Century Gothic"/>
          <w:szCs w:val="20"/>
        </w:rPr>
        <w:t>en</w:t>
      </w:r>
      <w:proofErr w:type="spellEnd"/>
      <w:r>
        <w:rPr>
          <w:rFonts w:ascii="Century Gothic" w:eastAsia="Tahoma" w:hAnsi="Century Gothic"/>
          <w:szCs w:val="20"/>
        </w:rPr>
        <w:t xml:space="preserve"> caso de error se sale del script</w:t>
      </w:r>
    </w:p>
    <w:p w14:paraId="42E84F48" w14:textId="7A5DA841" w:rsidR="00A05827" w:rsidRPr="00A05827" w:rsidRDefault="00A05827" w:rsidP="00A05827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760CCE21" wp14:editId="339551BB">
            <wp:extent cx="5612130" cy="229171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6814" w14:textId="634FFCB7" w:rsidR="00A05827" w:rsidRDefault="00A05827" w:rsidP="00A05827">
      <w:pPr>
        <w:pStyle w:val="Prrafodelista"/>
        <w:numPr>
          <w:ilvl w:val="0"/>
          <w:numId w:val="33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detiene </w:t>
      </w:r>
      <w:proofErr w:type="gramStart"/>
      <w:r>
        <w:rPr>
          <w:rFonts w:ascii="Century Gothic" w:eastAsia="Tahoma" w:hAnsi="Century Gothic"/>
          <w:szCs w:val="20"/>
        </w:rPr>
        <w:t>contenedor  1</w:t>
      </w:r>
      <w:proofErr w:type="gramEnd"/>
      <w:r>
        <w:rPr>
          <w:rFonts w:ascii="Century Gothic" w:eastAsia="Tahoma" w:hAnsi="Century Gothic"/>
          <w:szCs w:val="20"/>
        </w:rPr>
        <w:t xml:space="preserve">, </w:t>
      </w:r>
      <w:ins w:id="112" w:author="Mariana Gonzalez Buendia" w:date="2020-06-17T17:08:00Z">
        <w:r w:rsidR="00D04E6B" w:rsidRPr="00D04E6B">
          <w:rPr>
            <w:rFonts w:ascii="Century Gothic" w:eastAsia="Tahoma" w:hAnsi="Century Gothic"/>
            <w:szCs w:val="20"/>
          </w:rPr>
          <w:t xml:space="preserve">invoca de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maneralocal</w:t>
        </w:r>
        <w:proofErr w:type="spellEnd"/>
        <w:r w:rsidR="00D04E6B" w:rsidRPr="00D04E6B">
          <w:rPr>
            <w:rFonts w:ascii="Century Gothic" w:eastAsia="Tahoma" w:hAnsi="Century Gothic"/>
            <w:szCs w:val="20"/>
          </w:rPr>
          <w:t xml:space="preserve"> el host 1 y ejecuta el Shell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st</w:t>
        </w:r>
      </w:ins>
      <w:ins w:id="113" w:author="Mariana Gonzalez Buendia" w:date="2020-06-17T17:09:00Z">
        <w:r w:rsidR="00D04E6B">
          <w:rPr>
            <w:rFonts w:ascii="Century Gothic" w:eastAsia="Tahoma" w:hAnsi="Century Gothic"/>
            <w:szCs w:val="20"/>
          </w:rPr>
          <w:t>op</w:t>
        </w:r>
      </w:ins>
      <w:ins w:id="114" w:author="Mariana Gonzalez Buendia" w:date="2020-06-17T17:08:00Z">
        <w:r w:rsidR="00D04E6B" w:rsidRPr="00D04E6B">
          <w:rPr>
            <w:rFonts w:ascii="Century Gothic" w:eastAsia="Tahoma" w:hAnsi="Century Gothic"/>
            <w:szCs w:val="20"/>
          </w:rPr>
          <w:t>_dali.sh</w:t>
        </w:r>
        <w:r w:rsidR="00D04E6B">
          <w:rPr>
            <w:rFonts w:ascii="Century Gothic" w:eastAsia="Tahoma" w:hAnsi="Century Gothic"/>
            <w:szCs w:val="20"/>
          </w:rPr>
          <w:t>,</w:t>
        </w:r>
      </w:ins>
      <w:r>
        <w:rPr>
          <w:rFonts w:ascii="Century Gothic" w:eastAsia="Tahoma" w:hAnsi="Century Gothic"/>
          <w:szCs w:val="20"/>
        </w:rPr>
        <w:t>en</w:t>
      </w:r>
      <w:proofErr w:type="spellEnd"/>
      <w:r>
        <w:rPr>
          <w:rFonts w:ascii="Century Gothic" w:eastAsia="Tahoma" w:hAnsi="Century Gothic"/>
          <w:szCs w:val="20"/>
        </w:rPr>
        <w:t xml:space="preserve"> caso de error se sale del script</w:t>
      </w:r>
    </w:p>
    <w:p w14:paraId="7343A8D2" w14:textId="5AB4A689" w:rsidR="00A05827" w:rsidRDefault="00A05827" w:rsidP="00A05827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5F65C8EF" wp14:editId="5EDA59A1">
            <wp:extent cx="5200650" cy="26860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6D2A" w14:textId="470EA7BE" w:rsidR="00A05827" w:rsidRDefault="00A05827" w:rsidP="00A05827">
      <w:pPr>
        <w:pStyle w:val="Prrafodelista"/>
        <w:numPr>
          <w:ilvl w:val="0"/>
          <w:numId w:val="33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detiene </w:t>
      </w:r>
      <w:proofErr w:type="gramStart"/>
      <w:r>
        <w:rPr>
          <w:rFonts w:ascii="Century Gothic" w:eastAsia="Tahoma" w:hAnsi="Century Gothic"/>
          <w:szCs w:val="20"/>
        </w:rPr>
        <w:t>contenedor  2</w:t>
      </w:r>
      <w:proofErr w:type="gramEnd"/>
      <w:r>
        <w:rPr>
          <w:rFonts w:ascii="Century Gothic" w:eastAsia="Tahoma" w:hAnsi="Century Gothic"/>
          <w:szCs w:val="20"/>
        </w:rPr>
        <w:t xml:space="preserve">, </w:t>
      </w:r>
      <w:ins w:id="115" w:author="Mariana Gonzalez Buendia" w:date="2020-06-17T17:09:00Z">
        <w:r w:rsidR="00D04E6B" w:rsidRPr="00D04E6B">
          <w:rPr>
            <w:rFonts w:ascii="Century Gothic" w:eastAsia="Tahoma" w:hAnsi="Century Gothic"/>
            <w:szCs w:val="20"/>
          </w:rPr>
          <w:t xml:space="preserve">este se conecta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via</w:t>
        </w:r>
        <w:proofErr w:type="spellEnd"/>
        <w:r w:rsidR="00D04E6B" w:rsidRPr="00D04E6B">
          <w:rPr>
            <w:rFonts w:ascii="Century Gothic" w:eastAsia="Tahoma" w:hAnsi="Century Gothic"/>
            <w:szCs w:val="20"/>
          </w:rPr>
          <w:t xml:space="preserve">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ssh</w:t>
        </w:r>
        <w:proofErr w:type="spellEnd"/>
        <w:r w:rsidR="00D04E6B" w:rsidRPr="00D04E6B">
          <w:rPr>
            <w:rFonts w:ascii="Century Gothic" w:eastAsia="Tahoma" w:hAnsi="Century Gothic"/>
            <w:szCs w:val="20"/>
          </w:rPr>
          <w:t xml:space="preserve"> al host 2 y al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conectartse</w:t>
        </w:r>
        <w:proofErr w:type="spellEnd"/>
        <w:r w:rsidR="00D04E6B" w:rsidRPr="00D04E6B">
          <w:rPr>
            <w:rFonts w:ascii="Century Gothic" w:eastAsia="Tahoma" w:hAnsi="Century Gothic"/>
            <w:szCs w:val="20"/>
          </w:rPr>
          <w:t xml:space="preserve">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ejectua</w:t>
        </w:r>
        <w:proofErr w:type="spellEnd"/>
        <w:r w:rsidR="00D04E6B" w:rsidRPr="00D04E6B">
          <w:rPr>
            <w:rFonts w:ascii="Century Gothic" w:eastAsia="Tahoma" w:hAnsi="Century Gothic"/>
            <w:szCs w:val="20"/>
          </w:rPr>
          <w:t xml:space="preserve"> el Shell </w:t>
        </w:r>
        <w:proofErr w:type="spellStart"/>
        <w:r w:rsidR="00D04E6B" w:rsidRPr="00D04E6B">
          <w:rPr>
            <w:rFonts w:ascii="Century Gothic" w:eastAsia="Tahoma" w:hAnsi="Century Gothic"/>
            <w:szCs w:val="20"/>
          </w:rPr>
          <w:t>st</w:t>
        </w:r>
        <w:r w:rsidR="00D04E6B">
          <w:rPr>
            <w:rFonts w:ascii="Century Gothic" w:eastAsia="Tahoma" w:hAnsi="Century Gothic"/>
            <w:szCs w:val="20"/>
          </w:rPr>
          <w:t>op</w:t>
        </w:r>
        <w:r w:rsidR="00D04E6B" w:rsidRPr="00D04E6B">
          <w:rPr>
            <w:rFonts w:ascii="Century Gothic" w:eastAsia="Tahoma" w:hAnsi="Century Gothic"/>
            <w:szCs w:val="20"/>
          </w:rPr>
          <w:t>_dali.sh</w:t>
        </w:r>
        <w:r w:rsidR="00D04E6B">
          <w:rPr>
            <w:rFonts w:ascii="Century Gothic" w:eastAsia="Tahoma" w:hAnsi="Century Gothic"/>
            <w:szCs w:val="20"/>
          </w:rPr>
          <w:t>,</w:t>
        </w:r>
      </w:ins>
      <w:r>
        <w:rPr>
          <w:rFonts w:ascii="Century Gothic" w:eastAsia="Tahoma" w:hAnsi="Century Gothic"/>
          <w:szCs w:val="20"/>
        </w:rPr>
        <w:t>en</w:t>
      </w:r>
      <w:proofErr w:type="spellEnd"/>
      <w:r>
        <w:rPr>
          <w:rFonts w:ascii="Century Gothic" w:eastAsia="Tahoma" w:hAnsi="Century Gothic"/>
          <w:szCs w:val="20"/>
        </w:rPr>
        <w:t xml:space="preserve"> caso de error se sale del script</w:t>
      </w:r>
    </w:p>
    <w:p w14:paraId="5C5894E3" w14:textId="0ECD19F3" w:rsidR="00A05827" w:rsidRPr="00A05827" w:rsidRDefault="00A05827" w:rsidP="00A05827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6D692F14" wp14:editId="40C27605">
            <wp:extent cx="5612130" cy="2207260"/>
            <wp:effectExtent l="0" t="0" r="762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E5D2" w14:textId="5A47090D" w:rsidR="00A05827" w:rsidRDefault="00A05827" w:rsidP="00A05827">
      <w:pPr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</w:p>
    <w:p w14:paraId="0E0DC6F1" w14:textId="77777777" w:rsidR="005C3723" w:rsidRPr="00CE6B04" w:rsidRDefault="005C3723" w:rsidP="005C3723">
      <w:pPr>
        <w:rPr>
          <w:rFonts w:ascii="Century Gothic" w:eastAsia="Tahoma" w:hAnsi="Century Gothic"/>
          <w:szCs w:val="20"/>
        </w:rPr>
      </w:pPr>
    </w:p>
    <w:p w14:paraId="4195B297" w14:textId="3504C009" w:rsidR="005C3723" w:rsidRPr="006D60D9" w:rsidRDefault="00AD55ED" w:rsidP="00AD55ED">
      <w:pPr>
        <w:pStyle w:val="EstiloTtulo1Antes6ptoDespus3ptoInterlineadoMn"/>
        <w:ind w:left="705"/>
        <w:rPr>
          <w:rFonts w:ascii="Century Gothic" w:hAnsi="Century Gothic"/>
          <w:lang w:val="es-MX"/>
        </w:rPr>
      </w:pPr>
      <w:bookmarkStart w:id="116" w:name="_Toc43299322"/>
      <w:r>
        <w:rPr>
          <w:rFonts w:ascii="Century Gothic" w:hAnsi="Century Gothic"/>
          <w:lang w:val="es-MX"/>
        </w:rPr>
        <w:t>5.</w:t>
      </w:r>
      <w:r w:rsidR="00AA4934">
        <w:rPr>
          <w:rFonts w:ascii="Century Gothic" w:hAnsi="Century Gothic"/>
          <w:lang w:val="es-MX"/>
        </w:rPr>
        <w:t>1</w:t>
      </w:r>
      <w:r w:rsidR="005C3723">
        <w:rPr>
          <w:rFonts w:ascii="Century Gothic" w:hAnsi="Century Gothic"/>
          <w:lang w:val="es-MX"/>
        </w:rPr>
        <w:t xml:space="preserve"> </w:t>
      </w:r>
      <w:r w:rsidR="0036406B">
        <w:rPr>
          <w:rFonts w:ascii="Century Gothic" w:hAnsi="Century Gothic"/>
          <w:lang w:val="es-MX"/>
        </w:rPr>
        <w:tab/>
      </w:r>
      <w:r w:rsidR="005C3723">
        <w:rPr>
          <w:rFonts w:ascii="Century Gothic" w:hAnsi="Century Gothic"/>
          <w:lang w:val="es-MX"/>
        </w:rPr>
        <w:t>s</w:t>
      </w:r>
      <w:r>
        <w:rPr>
          <w:rFonts w:ascii="Century Gothic" w:hAnsi="Century Gothic"/>
          <w:lang w:val="es-MX"/>
        </w:rPr>
        <w:t>top</w:t>
      </w:r>
      <w:r w:rsidR="005C3723">
        <w:rPr>
          <w:rFonts w:ascii="Century Gothic" w:hAnsi="Century Gothic"/>
          <w:lang w:val="es-MX"/>
        </w:rPr>
        <w:t>_dali.sh</w:t>
      </w:r>
      <w:bookmarkEnd w:id="116"/>
    </w:p>
    <w:p w14:paraId="35F5648B" w14:textId="39F0DBCB" w:rsidR="00D23722" w:rsidRDefault="00D23722" w:rsidP="005C3723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  <w:lang w:val="es-MX" w:eastAsia="es-MX"/>
        </w:rPr>
        <w:drawing>
          <wp:inline distT="0" distB="0" distL="0" distR="0" wp14:anchorId="106E1C8C" wp14:editId="544A1ABE">
            <wp:extent cx="2105025" cy="200977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16AF" w14:textId="04F0753C" w:rsidR="005C3723" w:rsidRDefault="005C3723" w:rsidP="005C3723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</w:t>
      </w:r>
      <w:proofErr w:type="spellStart"/>
      <w:r w:rsidR="00971D31">
        <w:rPr>
          <w:rFonts w:ascii="Century Gothic" w:eastAsia="Tahoma" w:hAnsi="Century Gothic"/>
          <w:szCs w:val="20"/>
        </w:rPr>
        <w:t>s</w:t>
      </w:r>
      <w:r w:rsidRPr="00CE6B04">
        <w:rPr>
          <w:rFonts w:ascii="Century Gothic" w:eastAsia="Tahoma" w:hAnsi="Century Gothic"/>
          <w:szCs w:val="20"/>
        </w:rPr>
        <w:t>hell</w:t>
      </w:r>
      <w:proofErr w:type="spellEnd"/>
      <w:r w:rsidRPr="00CE6B04">
        <w:rPr>
          <w:rFonts w:ascii="Century Gothic" w:eastAsia="Tahoma" w:hAnsi="Century Gothic"/>
          <w:szCs w:val="20"/>
        </w:rPr>
        <w:t xml:space="preserve"> es el script </w:t>
      </w:r>
      <w:r>
        <w:rPr>
          <w:rFonts w:ascii="Century Gothic" w:eastAsia="Tahoma" w:hAnsi="Century Gothic"/>
          <w:szCs w:val="20"/>
        </w:rPr>
        <w:t xml:space="preserve">secundario que contiene la lógica necesaria para </w:t>
      </w:r>
      <w:r w:rsidR="00F77A55">
        <w:rPr>
          <w:rFonts w:ascii="Century Gothic" w:eastAsia="Tahoma" w:hAnsi="Century Gothic"/>
          <w:szCs w:val="20"/>
        </w:rPr>
        <w:t>detener</w:t>
      </w:r>
      <w:r>
        <w:rPr>
          <w:rFonts w:ascii="Century Gothic" w:eastAsia="Tahoma" w:hAnsi="Century Gothic"/>
          <w:szCs w:val="20"/>
        </w:rPr>
        <w:t xml:space="preserve"> los contenedores de DRT_DALI. Se encuentra en el </w:t>
      </w:r>
      <w:proofErr w:type="spellStart"/>
      <w:r>
        <w:rPr>
          <w:rFonts w:ascii="Century Gothic" w:eastAsia="Tahoma" w:hAnsi="Century Gothic"/>
          <w:szCs w:val="20"/>
        </w:rPr>
        <w:t>path</w:t>
      </w:r>
      <w:proofErr w:type="spellEnd"/>
      <w:r>
        <w:rPr>
          <w:rFonts w:ascii="Century Gothic" w:eastAsia="Tahoma" w:hAnsi="Century Gothic"/>
          <w:szCs w:val="20"/>
        </w:rPr>
        <w:t xml:space="preserve"> </w:t>
      </w:r>
      <w:r w:rsidR="00A36C8F">
        <w:rPr>
          <w:rFonts w:ascii="Century Gothic" w:eastAsia="Tahoma" w:hAnsi="Century Gothic"/>
          <w:szCs w:val="20"/>
        </w:rPr>
        <w:t>“</w:t>
      </w:r>
      <w:r>
        <w:rPr>
          <w:rFonts w:ascii="Century Gothic" w:eastAsia="Tahoma" w:hAnsi="Century Gothic"/>
          <w:szCs w:val="20"/>
        </w:rPr>
        <w:t>CCV/</w:t>
      </w:r>
      <w:r w:rsidR="00F77A55">
        <w:rPr>
          <w:rFonts w:ascii="Century Gothic" w:eastAsia="Tahoma" w:hAnsi="Century Gothic"/>
          <w:szCs w:val="20"/>
        </w:rPr>
        <w:t>fuse/stop</w:t>
      </w:r>
      <w:r>
        <w:rPr>
          <w:rFonts w:ascii="Century Gothic" w:eastAsia="Tahoma" w:hAnsi="Century Gothic"/>
          <w:szCs w:val="20"/>
        </w:rPr>
        <w:t>_dali.sh</w:t>
      </w:r>
      <w:r w:rsidR="00A36C8F">
        <w:rPr>
          <w:rFonts w:ascii="Century Gothic" w:eastAsia="Tahoma" w:hAnsi="Century Gothic"/>
          <w:szCs w:val="20"/>
        </w:rPr>
        <w:t>”</w:t>
      </w:r>
      <w:r>
        <w:rPr>
          <w:rFonts w:ascii="Century Gothic" w:eastAsia="Tahoma" w:hAnsi="Century Gothic"/>
          <w:szCs w:val="20"/>
        </w:rPr>
        <w:t xml:space="preserve"> </w:t>
      </w:r>
    </w:p>
    <w:p w14:paraId="0A000A86" w14:textId="77777777" w:rsidR="005C3723" w:rsidRDefault="005C3723" w:rsidP="005C3723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3EA06D14" w14:textId="312855E7" w:rsidR="005C3723" w:rsidDel="00E54FFD" w:rsidRDefault="005C3723" w:rsidP="00E67677">
      <w:pPr>
        <w:pStyle w:val="Prrafodelista"/>
        <w:numPr>
          <w:ilvl w:val="0"/>
          <w:numId w:val="34"/>
        </w:numPr>
        <w:rPr>
          <w:del w:id="117" w:author="Mariana Gonzalez Buendia" w:date="2020-06-17T17:11:00Z"/>
          <w:rFonts w:ascii="Century Gothic" w:eastAsia="Tahoma" w:hAnsi="Century Gothic"/>
          <w:szCs w:val="20"/>
        </w:rPr>
      </w:pPr>
      <w:commentRangeStart w:id="118"/>
      <w:del w:id="119" w:author="Mariana Gonzalez Buendia" w:date="2020-06-17T17:11:00Z">
        <w:r w:rsidRPr="00E54FFD" w:rsidDel="00E54FFD">
          <w:rPr>
            <w:rFonts w:ascii="Century Gothic" w:eastAsia="Tahoma" w:hAnsi="Century Gothic"/>
            <w:szCs w:val="20"/>
          </w:rPr>
          <w:delText xml:space="preserve">Recibe </w:delText>
        </w:r>
      </w:del>
      <w:ins w:id="120" w:author="Mariana Gonzalez Buendia" w:date="2020-06-17T17:11:00Z">
        <w:r w:rsidR="00E54FFD" w:rsidRPr="00E54FFD">
          <w:rPr>
            <w:rFonts w:ascii="Century Gothic" w:eastAsia="Tahoma" w:hAnsi="Century Gothic"/>
            <w:szCs w:val="20"/>
          </w:rPr>
          <w:t xml:space="preserve">Recibe el </w:t>
        </w:r>
        <w:proofErr w:type="spellStart"/>
        <w:r w:rsidR="00E54FFD" w:rsidRPr="00E54FFD">
          <w:rPr>
            <w:rFonts w:ascii="Century Gothic" w:eastAsia="Tahoma" w:hAnsi="Century Gothic"/>
            <w:szCs w:val="20"/>
          </w:rPr>
          <w:t>numero</w:t>
        </w:r>
        <w:proofErr w:type="spellEnd"/>
        <w:r w:rsidR="00E54FFD" w:rsidRPr="00E54FFD">
          <w:rPr>
            <w:rFonts w:ascii="Century Gothic" w:eastAsia="Tahoma" w:hAnsi="Century Gothic"/>
            <w:szCs w:val="20"/>
          </w:rPr>
          <w:t xml:space="preserve"> de contenedor a detener y posteriormente valida lo siguiente</w:t>
        </w:r>
        <w:r w:rsidR="00E54FFD">
          <w:rPr>
            <w:rFonts w:ascii="Century Gothic" w:eastAsia="Tahoma" w:hAnsi="Century Gothic"/>
            <w:szCs w:val="20"/>
          </w:rPr>
          <w:t>:</w:t>
        </w:r>
      </w:ins>
      <w:del w:id="121" w:author="Mariana Gonzalez Buendia" w:date="2020-06-17T17:11:00Z">
        <w:r w:rsidDel="00E54FFD">
          <w:rPr>
            <w:rFonts w:ascii="Century Gothic" w:eastAsia="Tahoma" w:hAnsi="Century Gothic"/>
            <w:szCs w:val="20"/>
          </w:rPr>
          <w:delText xml:space="preserve">el contenedor a </w:delText>
        </w:r>
        <w:r w:rsidR="00F77A55" w:rsidDel="00E54FFD">
          <w:rPr>
            <w:rFonts w:ascii="Century Gothic" w:eastAsia="Tahoma" w:hAnsi="Century Gothic"/>
            <w:szCs w:val="20"/>
          </w:rPr>
          <w:delText>d</w:delText>
        </w:r>
        <w:r w:rsidR="00971D31" w:rsidDel="00E54FFD">
          <w:rPr>
            <w:rFonts w:ascii="Century Gothic" w:eastAsia="Tahoma" w:hAnsi="Century Gothic"/>
            <w:szCs w:val="20"/>
          </w:rPr>
          <w:delText>e</w:delText>
        </w:r>
        <w:r w:rsidR="00F77A55" w:rsidDel="00E54FFD">
          <w:rPr>
            <w:rFonts w:ascii="Century Gothic" w:eastAsia="Tahoma" w:hAnsi="Century Gothic"/>
            <w:szCs w:val="20"/>
          </w:rPr>
          <w:delText>tener</w:delText>
        </w:r>
        <w:commentRangeEnd w:id="118"/>
        <w:r w:rsidR="006F3F92" w:rsidDel="00E54FFD">
          <w:rPr>
            <w:rStyle w:val="Refdecomentario"/>
            <w:rFonts w:asciiTheme="minorHAnsi" w:eastAsiaTheme="minorHAnsi" w:hAnsiTheme="minorHAnsi" w:cstheme="minorBidi"/>
            <w:color w:val="auto"/>
            <w:lang w:val="es-MX" w:eastAsia="en-US"/>
          </w:rPr>
          <w:commentReference w:id="118"/>
        </w:r>
        <w:r w:rsidR="00971D31" w:rsidDel="00E54FFD">
          <w:rPr>
            <w:rFonts w:ascii="Century Gothic" w:eastAsia="Tahoma" w:hAnsi="Century Gothic"/>
            <w:szCs w:val="20"/>
          </w:rPr>
          <w:delText>,</w:delText>
        </w:r>
        <w:r w:rsidDel="00E54FFD">
          <w:rPr>
            <w:rFonts w:ascii="Century Gothic" w:eastAsia="Tahoma" w:hAnsi="Century Gothic"/>
            <w:szCs w:val="20"/>
          </w:rPr>
          <w:delText xml:space="preserve"> e Inicializado de variables de entorno</w:delText>
        </w:r>
      </w:del>
    </w:p>
    <w:p w14:paraId="73744606" w14:textId="77777777" w:rsidR="00E54FFD" w:rsidRDefault="00E54FFD" w:rsidP="00E67677">
      <w:pPr>
        <w:pStyle w:val="Prrafodelista"/>
        <w:numPr>
          <w:ilvl w:val="0"/>
          <w:numId w:val="34"/>
        </w:numPr>
        <w:ind w:left="1425"/>
        <w:rPr>
          <w:ins w:id="122" w:author="Mariana Gonzalez Buendia" w:date="2020-06-17T17:11:00Z"/>
          <w:rFonts w:ascii="Century Gothic" w:eastAsia="Tahoma" w:hAnsi="Century Gothic"/>
          <w:szCs w:val="20"/>
        </w:rPr>
      </w:pPr>
    </w:p>
    <w:p w14:paraId="31D6EC4B" w14:textId="2B5A6845" w:rsidR="00E54FFD" w:rsidRDefault="00E54FFD" w:rsidP="00E54FFD">
      <w:pPr>
        <w:pStyle w:val="Prrafodelista"/>
        <w:numPr>
          <w:ilvl w:val="1"/>
          <w:numId w:val="34"/>
        </w:numPr>
        <w:rPr>
          <w:ins w:id="123" w:author="Mariana Gonzalez Buendia" w:date="2020-06-17T17:12:00Z"/>
          <w:rFonts w:ascii="Century Gothic" w:eastAsia="Tahoma" w:hAnsi="Century Gothic"/>
          <w:szCs w:val="20"/>
        </w:rPr>
      </w:pPr>
      <w:ins w:id="124" w:author="Mariana Gonzalez Buendia" w:date="2020-06-17T17:11:00Z">
        <w:r w:rsidRPr="00E54FFD">
          <w:rPr>
            <w:rFonts w:ascii="Century Gothic" w:eastAsia="Tahoma" w:hAnsi="Century Gothic"/>
            <w:szCs w:val="20"/>
          </w:rPr>
          <w:t xml:space="preserve">Que el parámetro no venga </w:t>
        </w:r>
        <w:proofErr w:type="spellStart"/>
        <w:r w:rsidRPr="00E54FFD">
          <w:rPr>
            <w:rFonts w:ascii="Century Gothic" w:eastAsia="Tahoma" w:hAnsi="Century Gothic"/>
            <w:szCs w:val="20"/>
          </w:rPr>
          <w:t>vacio</w:t>
        </w:r>
        <w:proofErr w:type="spellEnd"/>
        <w:r w:rsidRPr="00E54FFD">
          <w:rPr>
            <w:rFonts w:ascii="Century Gothic" w:eastAsia="Tahoma" w:hAnsi="Century Gothic"/>
            <w:szCs w:val="20"/>
          </w:rPr>
          <w:t xml:space="preserve">, en case de estar </w:t>
        </w:r>
        <w:proofErr w:type="spellStart"/>
        <w:r w:rsidRPr="00E54FFD">
          <w:rPr>
            <w:rFonts w:ascii="Century Gothic" w:eastAsia="Tahoma" w:hAnsi="Century Gothic"/>
            <w:szCs w:val="20"/>
          </w:rPr>
          <w:t>vacio</w:t>
        </w:r>
        <w:proofErr w:type="spellEnd"/>
        <w:r w:rsidRPr="00E54FFD">
          <w:rPr>
            <w:rFonts w:ascii="Century Gothic" w:eastAsia="Tahoma" w:hAnsi="Century Gothic"/>
            <w:szCs w:val="20"/>
          </w:rPr>
          <w:t xml:space="preserve"> imprime mensaje de error</w:t>
        </w:r>
      </w:ins>
      <w:ins w:id="125" w:author="Mariana Gonzalez Buendia" w:date="2020-06-17T17:12:00Z">
        <w:r>
          <w:rPr>
            <w:rFonts w:ascii="Century Gothic" w:eastAsia="Tahoma" w:hAnsi="Century Gothic"/>
            <w:szCs w:val="20"/>
          </w:rPr>
          <w:t>.</w:t>
        </w:r>
      </w:ins>
    </w:p>
    <w:p w14:paraId="13CD4451" w14:textId="4AF45FDE" w:rsidR="00E54FFD" w:rsidRPr="00E54FFD" w:rsidRDefault="00E54FFD" w:rsidP="00E54FFD">
      <w:pPr>
        <w:pStyle w:val="Prrafodelista"/>
        <w:numPr>
          <w:ilvl w:val="1"/>
          <w:numId w:val="34"/>
        </w:numPr>
        <w:rPr>
          <w:ins w:id="126" w:author="Mariana Gonzalez Buendia" w:date="2020-06-17T17:12:00Z"/>
          <w:rFonts w:ascii="Century Gothic" w:eastAsia="Tahoma" w:hAnsi="Century Gothic"/>
          <w:szCs w:val="20"/>
        </w:rPr>
      </w:pPr>
      <w:ins w:id="127" w:author="Mariana Gonzalez Buendia" w:date="2020-06-17T17:12:00Z">
        <w:r w:rsidRPr="00E54FFD">
          <w:rPr>
            <w:rFonts w:ascii="Century Gothic" w:eastAsia="Tahoma" w:hAnsi="Century Gothic"/>
            <w:szCs w:val="20"/>
          </w:rPr>
          <w:t xml:space="preserve">Si el parámetro es un </w:t>
        </w:r>
        <w:proofErr w:type="spellStart"/>
        <w:r w:rsidRPr="00E54FFD">
          <w:rPr>
            <w:rFonts w:ascii="Century Gothic" w:eastAsia="Tahoma" w:hAnsi="Century Gothic"/>
            <w:szCs w:val="20"/>
          </w:rPr>
          <w:t>numero</w:t>
        </w:r>
        <w:proofErr w:type="spellEnd"/>
        <w:r w:rsidRPr="00E54FFD">
          <w:rPr>
            <w:rFonts w:ascii="Century Gothic" w:eastAsia="Tahoma" w:hAnsi="Century Gothic"/>
            <w:szCs w:val="20"/>
          </w:rPr>
          <w:t xml:space="preserve"> mayor a 4, imprime mensaje de error.</w:t>
        </w:r>
      </w:ins>
    </w:p>
    <w:p w14:paraId="465EDD55" w14:textId="6CE6B8BA" w:rsidR="00E54FFD" w:rsidRPr="00E54FFD" w:rsidRDefault="00E54FFD" w:rsidP="00E54FFD">
      <w:pPr>
        <w:pStyle w:val="Prrafodelista"/>
        <w:numPr>
          <w:ilvl w:val="1"/>
          <w:numId w:val="34"/>
        </w:numPr>
        <w:rPr>
          <w:ins w:id="128" w:author="Mariana Gonzalez Buendia" w:date="2020-06-17T17:11:00Z"/>
          <w:rFonts w:ascii="Century Gothic" w:eastAsia="Tahoma" w:hAnsi="Century Gothic"/>
          <w:szCs w:val="20"/>
          <w:rPrChange w:id="129" w:author="Mariana Gonzalez Buendia" w:date="2020-06-17T17:11:00Z">
            <w:rPr>
              <w:ins w:id="130" w:author="Mariana Gonzalez Buendia" w:date="2020-06-17T17:11:00Z"/>
              <w:noProof/>
              <w:lang w:val="es-MX" w:eastAsia="es-MX"/>
            </w:rPr>
          </w:rPrChange>
        </w:rPr>
        <w:pPrChange w:id="131" w:author="Mariana Gonzalez Buendia" w:date="2020-06-17T17:12:00Z">
          <w:pPr>
            <w:pStyle w:val="Prrafodelista"/>
            <w:numPr>
              <w:numId w:val="34"/>
            </w:numPr>
            <w:ind w:left="1425" w:hanging="360"/>
          </w:pPr>
        </w:pPrChange>
      </w:pPr>
      <w:ins w:id="132" w:author="Mariana Gonzalez Buendia" w:date="2020-06-17T17:12:00Z">
        <w:r w:rsidRPr="00E54FFD">
          <w:rPr>
            <w:rFonts w:ascii="Century Gothic" w:eastAsia="Tahoma" w:hAnsi="Century Gothic"/>
            <w:szCs w:val="20"/>
          </w:rPr>
          <w:t xml:space="preserve">Si el parámetro es mayor a 1 carga variables de entorno ya que se </w:t>
        </w:r>
        <w:proofErr w:type="spellStart"/>
        <w:r w:rsidRPr="00E54FFD">
          <w:rPr>
            <w:rFonts w:ascii="Century Gothic" w:eastAsia="Tahoma" w:hAnsi="Century Gothic"/>
            <w:szCs w:val="20"/>
          </w:rPr>
          <w:t>esta</w:t>
        </w:r>
        <w:proofErr w:type="spellEnd"/>
        <w:r w:rsidRPr="00E54FFD">
          <w:rPr>
            <w:rFonts w:ascii="Century Gothic" w:eastAsia="Tahoma" w:hAnsi="Century Gothic"/>
            <w:szCs w:val="20"/>
          </w:rPr>
          <w:t xml:space="preserve"> ejecutando en un host remoto y este no tiene cargadas las variables de entorno</w:t>
        </w:r>
      </w:ins>
    </w:p>
    <w:p w14:paraId="2B856D29" w14:textId="43D3DD20" w:rsidR="005C3723" w:rsidRPr="00E54FFD" w:rsidRDefault="00F77A55" w:rsidP="00E54FFD">
      <w:pPr>
        <w:pStyle w:val="Prrafodelista"/>
        <w:ind w:left="1425"/>
        <w:rPr>
          <w:rFonts w:ascii="Century Gothic" w:eastAsia="Tahoma" w:hAnsi="Century Gothic"/>
          <w:szCs w:val="20"/>
        </w:rPr>
        <w:pPrChange w:id="133" w:author="Mariana Gonzalez Buendia" w:date="2020-06-17T17:12:00Z">
          <w:pPr>
            <w:pStyle w:val="Prrafodelista"/>
            <w:numPr>
              <w:numId w:val="34"/>
            </w:numPr>
            <w:ind w:left="1425" w:hanging="360"/>
          </w:pPr>
        </w:pPrChange>
      </w:pPr>
      <w:r>
        <w:rPr>
          <w:noProof/>
          <w:lang w:val="es-MX" w:eastAsia="es-MX"/>
        </w:rPr>
        <w:lastRenderedPageBreak/>
        <w:drawing>
          <wp:inline distT="0" distB="0" distL="0" distR="0" wp14:anchorId="467EC025" wp14:editId="079E2BCE">
            <wp:extent cx="5191125" cy="3581400"/>
            <wp:effectExtent l="0" t="0" r="952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2C2C" w14:textId="0EB6C96A" w:rsidR="005C3723" w:rsidRPr="00AC350A" w:rsidRDefault="005C3723" w:rsidP="005C3723">
      <w:p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ab/>
      </w:r>
      <w:r>
        <w:rPr>
          <w:rFonts w:ascii="Century Gothic" w:eastAsia="Tahoma" w:hAnsi="Century Gothic"/>
          <w:szCs w:val="20"/>
        </w:rPr>
        <w:tab/>
      </w:r>
    </w:p>
    <w:p w14:paraId="693E92B0" w14:textId="6CB1A787" w:rsidR="005C3723" w:rsidRDefault="00F77A55" w:rsidP="00F46B9A">
      <w:pPr>
        <w:pStyle w:val="Prrafodelista"/>
        <w:numPr>
          <w:ilvl w:val="0"/>
          <w:numId w:val="34"/>
        </w:numPr>
        <w:rPr>
          <w:ins w:id="134" w:author="Mariana Gonzalez Buendia" w:date="2020-06-17T17:14:00Z"/>
          <w:rFonts w:ascii="Century Gothic" w:eastAsia="Tahoma" w:hAnsi="Century Gothic"/>
          <w:szCs w:val="20"/>
        </w:rPr>
      </w:pPr>
      <w:del w:id="135" w:author="Mariana Gonzalez Buendia" w:date="2020-06-17T17:14:00Z">
        <w:r w:rsidDel="006A16FA">
          <w:rPr>
            <w:rFonts w:ascii="Century Gothic" w:eastAsia="Tahoma" w:hAnsi="Century Gothic"/>
            <w:szCs w:val="20"/>
          </w:rPr>
          <w:delText>V</w:delText>
        </w:r>
      </w:del>
      <w:ins w:id="136" w:author="Mariana Gonzalez Buendia" w:date="2020-06-17T17:15:00Z">
        <w:r w:rsidR="006A16FA">
          <w:rPr>
            <w:rFonts w:ascii="Century Gothic" w:eastAsia="Tahoma" w:hAnsi="Century Gothic"/>
            <w:szCs w:val="20"/>
          </w:rPr>
          <w:t>V</w:t>
        </w:r>
      </w:ins>
      <w:r>
        <w:rPr>
          <w:rFonts w:ascii="Century Gothic" w:eastAsia="Tahoma" w:hAnsi="Century Gothic"/>
          <w:szCs w:val="20"/>
        </w:rPr>
        <w:t>alida si hay un servicio arriba y procede</w:t>
      </w:r>
      <w:r w:rsidR="005C3723">
        <w:rPr>
          <w:rFonts w:ascii="Century Gothic" w:eastAsia="Tahoma" w:hAnsi="Century Gothic"/>
          <w:szCs w:val="20"/>
        </w:rPr>
        <w:t xml:space="preserve"> a </w:t>
      </w:r>
      <w:r>
        <w:rPr>
          <w:rFonts w:ascii="Century Gothic" w:eastAsia="Tahoma" w:hAnsi="Century Gothic"/>
          <w:szCs w:val="20"/>
        </w:rPr>
        <w:t>detener</w:t>
      </w:r>
      <w:r w:rsidR="005C3723">
        <w:rPr>
          <w:rFonts w:ascii="Century Gothic" w:eastAsia="Tahoma" w:hAnsi="Century Gothic"/>
          <w:szCs w:val="20"/>
        </w:rPr>
        <w:t xml:space="preserve"> el contenedor de DTR_DALI</w:t>
      </w:r>
      <w:ins w:id="137" w:author="Mariana Gonzalez Buendia" w:date="2020-06-17T17:15:00Z">
        <w:r w:rsidR="006A16FA">
          <w:rPr>
            <w:rFonts w:ascii="Century Gothic" w:eastAsia="Tahoma" w:hAnsi="Century Gothic"/>
            <w:szCs w:val="20"/>
          </w:rPr>
          <w:t>:</w:t>
        </w:r>
      </w:ins>
      <w:r w:rsidR="005C3723">
        <w:rPr>
          <w:rFonts w:ascii="Century Gothic" w:eastAsia="Tahoma" w:hAnsi="Century Gothic"/>
          <w:szCs w:val="20"/>
        </w:rPr>
        <w:t xml:space="preserve"> </w:t>
      </w:r>
      <w:del w:id="138" w:author="Mariana Gonzalez Buendia" w:date="2020-06-17T17:14:00Z">
        <w:r w:rsidR="005C3723" w:rsidDel="006A16FA">
          <w:rPr>
            <w:rFonts w:ascii="Century Gothic" w:eastAsia="Tahoma" w:hAnsi="Century Gothic"/>
            <w:szCs w:val="20"/>
          </w:rPr>
          <w:delText xml:space="preserve"> </w:delText>
        </w:r>
      </w:del>
    </w:p>
    <w:p w14:paraId="7BB98FBF" w14:textId="0D7722F7" w:rsidR="006A16FA" w:rsidRDefault="006A16FA" w:rsidP="006A16FA">
      <w:pPr>
        <w:pStyle w:val="Prrafodelista"/>
        <w:numPr>
          <w:ilvl w:val="1"/>
          <w:numId w:val="34"/>
        </w:numPr>
        <w:rPr>
          <w:ins w:id="139" w:author="Mariana Gonzalez Buendia" w:date="2020-06-17T17:16:00Z"/>
          <w:rFonts w:ascii="Century Gothic" w:eastAsia="Tahoma" w:hAnsi="Century Gothic"/>
          <w:szCs w:val="20"/>
        </w:rPr>
      </w:pPr>
      <w:ins w:id="140" w:author="Mariana Gonzalez Buendia" w:date="2020-06-17T17:20:00Z">
        <w:r>
          <w:rPr>
            <w:rFonts w:ascii="Century Gothic" w:eastAsia="Tahoma" w:hAnsi="Century Gothic"/>
            <w:szCs w:val="20"/>
          </w:rPr>
          <w:t>(IF)</w:t>
        </w:r>
      </w:ins>
      <w:ins w:id="141" w:author="Mariana Gonzalez Buendia" w:date="2020-06-17T17:15:00Z">
        <w:r>
          <w:rPr>
            <w:rFonts w:ascii="Century Gothic" w:eastAsia="Tahoma" w:hAnsi="Century Gothic"/>
            <w:szCs w:val="20"/>
          </w:rPr>
          <w:t xml:space="preserve">Se valida </w:t>
        </w:r>
      </w:ins>
      <w:ins w:id="142" w:author="Mariana Gonzalez Buendia" w:date="2020-06-17T17:16:00Z">
        <w:r>
          <w:rPr>
            <w:rFonts w:ascii="Century Gothic" w:eastAsia="Tahoma" w:hAnsi="Century Gothic"/>
            <w:szCs w:val="20"/>
          </w:rPr>
          <w:t>que no exista PID en caso de existir entonces</w:t>
        </w:r>
      </w:ins>
    </w:p>
    <w:p w14:paraId="296FEB5E" w14:textId="77777777" w:rsidR="006A16FA" w:rsidRDefault="006A16FA" w:rsidP="006A16FA">
      <w:pPr>
        <w:pStyle w:val="Prrafodelista"/>
        <w:numPr>
          <w:ilvl w:val="1"/>
          <w:numId w:val="34"/>
        </w:numPr>
        <w:rPr>
          <w:ins w:id="143" w:author="Mariana Gonzalez Buendia" w:date="2020-06-17T17:17:00Z"/>
          <w:rFonts w:ascii="Century Gothic" w:eastAsia="Tahoma" w:hAnsi="Century Gothic"/>
          <w:szCs w:val="20"/>
        </w:rPr>
      </w:pPr>
      <w:ins w:id="144" w:author="Mariana Gonzalez Buendia" w:date="2020-06-17T17:17:00Z">
        <w:r>
          <w:rPr>
            <w:rFonts w:ascii="Century Gothic" w:eastAsia="Tahoma" w:hAnsi="Century Gothic"/>
            <w:szCs w:val="20"/>
          </w:rPr>
          <w:t>Procede a detener el servicio DRT_DALI</w:t>
        </w:r>
      </w:ins>
    </w:p>
    <w:p w14:paraId="72DD0150" w14:textId="76383052" w:rsidR="006A16FA" w:rsidRDefault="006A16FA" w:rsidP="009C243E">
      <w:pPr>
        <w:pStyle w:val="Prrafodelista"/>
        <w:numPr>
          <w:ilvl w:val="2"/>
          <w:numId w:val="34"/>
        </w:numPr>
        <w:rPr>
          <w:ins w:id="145" w:author="Mariana Gonzalez Buendia" w:date="2020-06-17T17:27:00Z"/>
          <w:rFonts w:ascii="Century Gothic" w:eastAsia="Tahoma" w:hAnsi="Century Gothic"/>
          <w:szCs w:val="20"/>
        </w:rPr>
      </w:pPr>
      <w:ins w:id="146" w:author="Mariana Gonzalez Buendia" w:date="2020-06-17T17:21:00Z">
        <w:r>
          <w:rPr>
            <w:rFonts w:ascii="Century Gothic" w:eastAsia="Tahoma" w:hAnsi="Century Gothic"/>
            <w:szCs w:val="20"/>
          </w:rPr>
          <w:t>(</w:t>
        </w:r>
      </w:ins>
      <w:proofErr w:type="spellStart"/>
      <w:ins w:id="147" w:author="Mariana Gonzalez Buendia" w:date="2020-06-17T17:20:00Z">
        <w:r>
          <w:rPr>
            <w:rFonts w:ascii="Century Gothic" w:eastAsia="Tahoma" w:hAnsi="Century Gothic"/>
            <w:szCs w:val="20"/>
          </w:rPr>
          <w:t>While</w:t>
        </w:r>
      </w:ins>
      <w:proofErr w:type="spellEnd"/>
      <w:ins w:id="148" w:author="Mariana Gonzalez Buendia" w:date="2020-06-17T17:21:00Z">
        <w:r>
          <w:rPr>
            <w:rFonts w:ascii="Century Gothic" w:eastAsia="Tahoma" w:hAnsi="Century Gothic"/>
            <w:szCs w:val="20"/>
          </w:rPr>
          <w:t>)</w:t>
        </w:r>
      </w:ins>
      <w:ins w:id="149" w:author="Mariana Gonzalez Buendia" w:date="2020-06-17T17:20:00Z">
        <w:r>
          <w:rPr>
            <w:rFonts w:ascii="Century Gothic" w:eastAsia="Tahoma" w:hAnsi="Century Gothic"/>
            <w:szCs w:val="20"/>
          </w:rPr>
          <w:t xml:space="preserve"> </w:t>
        </w:r>
      </w:ins>
      <w:ins w:id="150" w:author="Mariana Gonzalez Buendia" w:date="2020-06-17T17:19:00Z">
        <w:r>
          <w:rPr>
            <w:rFonts w:ascii="Century Gothic" w:eastAsia="Tahoma" w:hAnsi="Century Gothic"/>
            <w:szCs w:val="20"/>
          </w:rPr>
          <w:t>Mientras el</w:t>
        </w:r>
      </w:ins>
      <w:ins w:id="151" w:author="Mariana Gonzalez Buendia" w:date="2020-06-17T17:20:00Z">
        <w:r>
          <w:rPr>
            <w:rFonts w:ascii="Century Gothic" w:eastAsia="Tahoma" w:hAnsi="Century Gothic"/>
            <w:szCs w:val="20"/>
          </w:rPr>
          <w:t xml:space="preserve"> exista el PID espera un 1 segundo </w:t>
        </w:r>
      </w:ins>
      <w:ins w:id="152" w:author="Mariana Gonzalez Buendia" w:date="2020-06-17T17:21:00Z">
        <w:r>
          <w:rPr>
            <w:rFonts w:ascii="Century Gothic" w:eastAsia="Tahoma" w:hAnsi="Century Gothic"/>
            <w:szCs w:val="20"/>
          </w:rPr>
          <w:t xml:space="preserve">salte </w:t>
        </w:r>
      </w:ins>
      <w:ins w:id="153" w:author="Mariana Gonzalez Buendia" w:date="2020-06-17T17:22:00Z">
        <w:r>
          <w:rPr>
            <w:rFonts w:ascii="Century Gothic" w:eastAsia="Tahoma" w:hAnsi="Century Gothic"/>
            <w:szCs w:val="20"/>
          </w:rPr>
          <w:t>hast</w:t>
        </w:r>
      </w:ins>
      <w:ins w:id="154" w:author="Mariana Gonzalez Buendia" w:date="2020-06-17T17:23:00Z">
        <w:r>
          <w:rPr>
            <w:rFonts w:ascii="Century Gothic" w:eastAsia="Tahoma" w:hAnsi="Century Gothic"/>
            <w:szCs w:val="20"/>
          </w:rPr>
          <w:t>a que cumplas 20 ciclos y asigna SALIDA=</w:t>
        </w:r>
      </w:ins>
      <w:ins w:id="155" w:author="Mariana Gonzalez Buendia" w:date="2020-06-17T17:25:00Z">
        <w:r w:rsidR="0028364D">
          <w:rPr>
            <w:rFonts w:ascii="Century Gothic" w:eastAsia="Tahoma" w:hAnsi="Century Gothic"/>
            <w:szCs w:val="20"/>
          </w:rPr>
          <w:t>1 de esta formar hubo un error en detener el servicio</w:t>
        </w:r>
      </w:ins>
    </w:p>
    <w:p w14:paraId="64A2BA97" w14:textId="5ECB3F56" w:rsidR="009C243E" w:rsidRDefault="00DE0503" w:rsidP="009C243E">
      <w:pPr>
        <w:pStyle w:val="Prrafodelista"/>
        <w:numPr>
          <w:ilvl w:val="1"/>
          <w:numId w:val="34"/>
        </w:numPr>
        <w:rPr>
          <w:rFonts w:ascii="Century Gothic" w:eastAsia="Tahoma" w:hAnsi="Century Gothic"/>
          <w:szCs w:val="20"/>
        </w:rPr>
        <w:pPrChange w:id="156" w:author="Mariana Gonzalez Buendia" w:date="2020-06-17T17:27:00Z">
          <w:pPr>
            <w:pStyle w:val="Prrafodelista"/>
            <w:numPr>
              <w:numId w:val="34"/>
            </w:numPr>
            <w:ind w:left="1776" w:hanging="360"/>
          </w:pPr>
        </w:pPrChange>
      </w:pPr>
      <w:proofErr w:type="spellStart"/>
      <w:ins w:id="157" w:author="Mariana Gonzalez Buendia" w:date="2020-06-17T17:30:00Z">
        <w:r>
          <w:rPr>
            <w:rFonts w:ascii="Century Gothic" w:eastAsia="Tahoma" w:hAnsi="Century Gothic"/>
            <w:szCs w:val="20"/>
          </w:rPr>
          <w:t>Else</w:t>
        </w:r>
        <w:proofErr w:type="spellEnd"/>
        <w:r>
          <w:rPr>
            <w:rFonts w:ascii="Century Gothic" w:eastAsia="Tahoma" w:hAnsi="Century Gothic"/>
            <w:szCs w:val="20"/>
          </w:rPr>
          <w:t xml:space="preserve"> denota</w:t>
        </w:r>
      </w:ins>
      <w:ins w:id="158" w:author="Mariana Gonzalez Buendia" w:date="2020-06-17T17:27:00Z">
        <w:r w:rsidR="009C243E">
          <w:rPr>
            <w:rFonts w:ascii="Century Gothic" w:eastAsia="Tahoma" w:hAnsi="Century Gothic"/>
            <w:szCs w:val="20"/>
          </w:rPr>
          <w:t xml:space="preserve"> proceso exitoso</w:t>
        </w:r>
      </w:ins>
      <w:ins w:id="159" w:author="Mariana Gonzalez Buendia" w:date="2020-06-17T17:30:00Z">
        <w:r>
          <w:rPr>
            <w:rFonts w:ascii="Century Gothic" w:eastAsia="Tahoma" w:hAnsi="Century Gothic"/>
            <w:szCs w:val="20"/>
          </w:rPr>
          <w:t xml:space="preserve"> SALIDA=0</w:t>
        </w:r>
      </w:ins>
    </w:p>
    <w:p w14:paraId="208E49B3" w14:textId="65273E47" w:rsidR="005C3723" w:rsidRDefault="00F77A55" w:rsidP="005C3723">
      <w:pPr>
        <w:pStyle w:val="Prrafodelista"/>
        <w:ind w:left="1425"/>
        <w:rPr>
          <w:rFonts w:ascii="Century Gothic" w:eastAsia="Tahoma" w:hAnsi="Century Gothic"/>
          <w:szCs w:val="20"/>
        </w:rPr>
      </w:pPr>
      <w:commentRangeStart w:id="160"/>
      <w:r>
        <w:rPr>
          <w:noProof/>
          <w:lang w:val="es-MX" w:eastAsia="es-MX"/>
        </w:rPr>
        <w:lastRenderedPageBreak/>
        <w:drawing>
          <wp:inline distT="0" distB="0" distL="0" distR="0" wp14:anchorId="2BFD096B" wp14:editId="16464D7F">
            <wp:extent cx="4602480" cy="3227673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0664" cy="32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0"/>
      <w:r w:rsidR="006F3F92">
        <w:rPr>
          <w:rStyle w:val="Refdecomentario"/>
          <w:rFonts w:asciiTheme="minorHAnsi" w:eastAsiaTheme="minorHAnsi" w:hAnsiTheme="minorHAnsi" w:cstheme="minorBidi"/>
          <w:color w:val="auto"/>
          <w:lang w:val="es-MX" w:eastAsia="en-US"/>
        </w:rPr>
        <w:commentReference w:id="160"/>
      </w:r>
    </w:p>
    <w:p w14:paraId="2D8D261A" w14:textId="77777777" w:rsidR="00F77A55" w:rsidRPr="00CE6B04" w:rsidRDefault="00F77A55" w:rsidP="005C3723">
      <w:pPr>
        <w:pStyle w:val="Prrafodelista"/>
        <w:ind w:left="1425"/>
        <w:rPr>
          <w:rFonts w:ascii="Century Gothic" w:eastAsia="Tahoma" w:hAnsi="Century Gothic"/>
          <w:szCs w:val="20"/>
        </w:rPr>
      </w:pPr>
    </w:p>
    <w:p w14:paraId="34A0A889" w14:textId="125BE43A" w:rsidR="00C30ED9" w:rsidRPr="00601BC3" w:rsidRDefault="00C30ED9" w:rsidP="00C30ED9">
      <w:pPr>
        <w:pStyle w:val="Prrafodelista"/>
        <w:numPr>
          <w:ilvl w:val="0"/>
          <w:numId w:val="34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Para finalizar </w:t>
      </w:r>
      <w:proofErr w:type="spellStart"/>
      <w:r>
        <w:rPr>
          <w:rFonts w:ascii="Century Gothic" w:eastAsia="Tahoma" w:hAnsi="Century Gothic"/>
          <w:szCs w:val="20"/>
        </w:rPr>
        <w:t>e</w:t>
      </w:r>
      <w:r w:rsidRPr="00601BC3">
        <w:rPr>
          <w:rFonts w:ascii="Century Gothic" w:eastAsia="Tahoma" w:hAnsi="Century Gothic"/>
          <w:szCs w:val="20"/>
        </w:rPr>
        <w:t>valua</w:t>
      </w:r>
      <w:proofErr w:type="spellEnd"/>
      <w:r w:rsidRPr="00601BC3">
        <w:rPr>
          <w:rFonts w:ascii="Century Gothic" w:eastAsia="Tahoma" w:hAnsi="Century Gothic"/>
          <w:szCs w:val="20"/>
        </w:rPr>
        <w:t xml:space="preserve"> si el contenedor DTR_DALI</w:t>
      </w:r>
      <w:r>
        <w:rPr>
          <w:rFonts w:ascii="Century Gothic" w:eastAsia="Tahoma" w:hAnsi="Century Gothic"/>
          <w:szCs w:val="20"/>
        </w:rPr>
        <w:t xml:space="preserve"> </w:t>
      </w:r>
      <w:r w:rsidRPr="00601BC3">
        <w:rPr>
          <w:rFonts w:ascii="Century Gothic" w:eastAsia="Tahoma" w:hAnsi="Century Gothic"/>
          <w:szCs w:val="20"/>
        </w:rPr>
        <w:t xml:space="preserve">se </w:t>
      </w:r>
      <w:r>
        <w:rPr>
          <w:rFonts w:ascii="Century Gothic" w:eastAsia="Tahoma" w:hAnsi="Century Gothic"/>
          <w:szCs w:val="20"/>
        </w:rPr>
        <w:t>detuvo</w:t>
      </w:r>
      <w:r w:rsidRPr="00601BC3">
        <w:rPr>
          <w:rFonts w:ascii="Century Gothic" w:eastAsia="Tahoma" w:hAnsi="Century Gothic"/>
          <w:szCs w:val="20"/>
        </w:rPr>
        <w:t xml:space="preserve"> de manera </w:t>
      </w:r>
      <w:r>
        <w:rPr>
          <w:rFonts w:ascii="Century Gothic" w:eastAsia="Tahoma" w:hAnsi="Century Gothic"/>
          <w:szCs w:val="20"/>
        </w:rPr>
        <w:t>exitosa(</w:t>
      </w:r>
      <w:r w:rsidR="00703362">
        <w:rPr>
          <w:rFonts w:ascii="Century Gothic" w:eastAsia="Tahoma" w:hAnsi="Century Gothic"/>
          <w:szCs w:val="20"/>
        </w:rPr>
        <w:t>Salida=</w:t>
      </w:r>
      <w:r>
        <w:rPr>
          <w:rFonts w:ascii="Century Gothic" w:eastAsia="Tahoma" w:hAnsi="Century Gothic"/>
          <w:szCs w:val="20"/>
        </w:rPr>
        <w:t>0)</w:t>
      </w:r>
      <w:r w:rsidRPr="00601BC3">
        <w:rPr>
          <w:rFonts w:ascii="Century Gothic" w:eastAsia="Tahoma" w:hAnsi="Century Gothic"/>
          <w:szCs w:val="20"/>
        </w:rPr>
        <w:t xml:space="preserve"> o genero algún error</w:t>
      </w:r>
      <w:r>
        <w:rPr>
          <w:rFonts w:ascii="Century Gothic" w:eastAsia="Tahoma" w:hAnsi="Century Gothic"/>
          <w:szCs w:val="20"/>
        </w:rPr>
        <w:t>(</w:t>
      </w:r>
      <w:r w:rsidR="00703362">
        <w:rPr>
          <w:rFonts w:ascii="Century Gothic" w:eastAsia="Tahoma" w:hAnsi="Century Gothic"/>
          <w:szCs w:val="20"/>
        </w:rPr>
        <w:t>Salida=</w:t>
      </w:r>
      <w:r w:rsidR="00A36C8F">
        <w:rPr>
          <w:rFonts w:ascii="Century Gothic" w:eastAsia="Tahoma" w:hAnsi="Century Gothic"/>
          <w:szCs w:val="20"/>
        </w:rPr>
        <w:t>1</w:t>
      </w:r>
      <w:r>
        <w:rPr>
          <w:rFonts w:ascii="Century Gothic" w:eastAsia="Tahoma" w:hAnsi="Century Gothic"/>
          <w:szCs w:val="20"/>
        </w:rPr>
        <w:t xml:space="preserve">), regresa la respuesta al </w:t>
      </w:r>
      <w:proofErr w:type="spellStart"/>
      <w:r>
        <w:rPr>
          <w:rFonts w:ascii="Century Gothic" w:eastAsia="Tahoma" w:hAnsi="Century Gothic"/>
          <w:szCs w:val="20"/>
        </w:rPr>
        <w:t>shell</w:t>
      </w:r>
      <w:proofErr w:type="spellEnd"/>
      <w:r>
        <w:rPr>
          <w:rFonts w:ascii="Century Gothic" w:eastAsia="Tahoma" w:hAnsi="Century Gothic"/>
          <w:szCs w:val="20"/>
        </w:rPr>
        <w:t xml:space="preserve"> principal</w:t>
      </w:r>
    </w:p>
    <w:p w14:paraId="0DAE10C0" w14:textId="0FD98A49" w:rsidR="005C3723" w:rsidRDefault="005C3723" w:rsidP="00C30ED9">
      <w:pPr>
        <w:pStyle w:val="Prrafodelista"/>
        <w:ind w:left="1425"/>
        <w:rPr>
          <w:rFonts w:ascii="Century Gothic" w:eastAsia="Tahoma" w:hAnsi="Century Gothic"/>
          <w:szCs w:val="20"/>
        </w:rPr>
      </w:pPr>
    </w:p>
    <w:p w14:paraId="5379C681" w14:textId="77777777" w:rsidR="005C3723" w:rsidRDefault="005C3723" w:rsidP="005C3723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ab/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ab/>
      </w:r>
      <w:r>
        <w:rPr>
          <w:noProof/>
          <w:lang w:eastAsia="es-MX"/>
        </w:rPr>
        <w:drawing>
          <wp:inline distT="0" distB="0" distL="0" distR="0" wp14:anchorId="4DD7A231" wp14:editId="64761275">
            <wp:extent cx="4638632" cy="26384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0011" cy="26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1C17" w14:textId="77777777" w:rsidR="005C3723" w:rsidRPr="00A05827" w:rsidRDefault="005C3723" w:rsidP="00A05827">
      <w:pPr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</w:p>
    <w:sectPr w:rsidR="005C3723" w:rsidRPr="00A05827" w:rsidSect="007F3655">
      <w:headerReference w:type="default" r:id="rId35"/>
      <w:footerReference w:type="default" r:id="rId36"/>
      <w:pgSz w:w="12240" w:h="15840"/>
      <w:pgMar w:top="1033" w:right="1701" w:bottom="1417" w:left="1701" w:header="708" w:footer="511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3" w:author="Garcia Montero Brenda Stefani" w:date="2020-06-17T15:14:00Z" w:initials="GMBS">
    <w:p w14:paraId="13410036" w14:textId="0F66E0F6" w:rsidR="000F79E4" w:rsidRDefault="000F79E4">
      <w:pPr>
        <w:pStyle w:val="Textocomentario"/>
      </w:pPr>
      <w:r>
        <w:rPr>
          <w:rStyle w:val="Refdecomentario"/>
        </w:rPr>
        <w:annotationRef/>
      </w:r>
      <w:r>
        <w:t>Por favor añadir una breve descripción general</w:t>
      </w:r>
      <w:r w:rsidR="00F9752B">
        <w:t xml:space="preserve"> del funcionamiento</w:t>
      </w:r>
      <w:r>
        <w:t xml:space="preserve">, algo como: “Se tiene un Shell maestro que se encuentra en el host </w:t>
      </w:r>
      <w:proofErr w:type="gramStart"/>
      <w:r>
        <w:t>primario  este</w:t>
      </w:r>
      <w:proofErr w:type="gramEnd"/>
      <w:r>
        <w:t xml:space="preserve"> ejecuta….”</w:t>
      </w:r>
    </w:p>
  </w:comment>
  <w:comment w:id="26" w:author="Garcia Montero Brenda Stefani" w:date="2020-06-17T14:44:00Z" w:initials="GMBS">
    <w:p w14:paraId="02382E38" w14:textId="4B889EBF" w:rsidR="006F3F92" w:rsidRDefault="006F3F92">
      <w:pPr>
        <w:pStyle w:val="Textocomentario"/>
      </w:pPr>
      <w:r>
        <w:rPr>
          <w:rStyle w:val="Refdecomentario"/>
        </w:rPr>
        <w:annotationRef/>
      </w:r>
      <w:r>
        <w:t xml:space="preserve">Por favor </w:t>
      </w:r>
      <w:proofErr w:type="gramStart"/>
      <w:r>
        <w:t>añadir</w:t>
      </w:r>
      <w:proofErr w:type="gramEnd"/>
      <w:r>
        <w:t xml:space="preserve"> que</w:t>
      </w:r>
      <w:r w:rsidRPr="006F3F92">
        <w:t xml:space="preserve"> </w:t>
      </w:r>
      <w:r>
        <w:t>se conecta a un host y que ejecuta un Shell (especificar), en todos los lugares de la narrativa que aplique</w:t>
      </w:r>
    </w:p>
  </w:comment>
  <w:comment w:id="43" w:author="Garcia Montero Brenda Stefani" w:date="2020-06-17T14:52:00Z" w:initials="GMBS">
    <w:p w14:paraId="42575730" w14:textId="2EC3AFF8" w:rsidR="006F3F92" w:rsidRDefault="006F3F92">
      <w:pPr>
        <w:pStyle w:val="Textocomentario"/>
      </w:pPr>
      <w:r>
        <w:rPr>
          <w:rStyle w:val="Refdecomentario"/>
        </w:rPr>
        <w:annotationRef/>
      </w:r>
      <w:r>
        <w:t>Por favor mencionar las 3 validaciones que hace</w:t>
      </w:r>
    </w:p>
  </w:comment>
  <w:comment w:id="90" w:author="Garcia Montero Brenda Stefani" w:date="2020-06-17T14:35:00Z" w:initials="GMBS">
    <w:p w14:paraId="06CE85EE" w14:textId="55D0B15A" w:rsidR="009F1A73" w:rsidRDefault="009F1A73">
      <w:pPr>
        <w:pStyle w:val="Textocomentario"/>
      </w:pPr>
      <w:r>
        <w:rPr>
          <w:rStyle w:val="Refdecomentario"/>
        </w:rPr>
        <w:annotationRef/>
      </w:r>
      <w:proofErr w:type="gramStart"/>
      <w:r>
        <w:t>A que se refiere la leyenda Termina si hay proceso levantado?</w:t>
      </w:r>
      <w:proofErr w:type="gramEnd"/>
      <w:r>
        <w:t xml:space="preserve"> En caso de estar arriba lo mata, no?</w:t>
      </w:r>
    </w:p>
  </w:comment>
  <w:comment w:id="108" w:author="Garcia Montero Brenda Stefani" w:date="2020-06-17T14:36:00Z" w:initials="GMBS">
    <w:p w14:paraId="599E1148" w14:textId="1E29D3C0" w:rsidR="009F1A73" w:rsidRDefault="009F1A73">
      <w:pPr>
        <w:pStyle w:val="Textocomentario"/>
      </w:pPr>
      <w:r>
        <w:rPr>
          <w:rStyle w:val="Refdecomentario"/>
        </w:rPr>
        <w:annotationRef/>
      </w:r>
      <w:r>
        <w:t xml:space="preserve">Por favor dar más detalle respecto al proceso, explicar  el propósito tanto del </w:t>
      </w:r>
      <w:proofErr w:type="spellStart"/>
      <w:r>
        <w:t>if</w:t>
      </w:r>
      <w:proofErr w:type="spellEnd"/>
      <w:r>
        <w:t xml:space="preserve"> como del </w:t>
      </w:r>
      <w:proofErr w:type="spellStart"/>
      <w:r>
        <w:t>while</w:t>
      </w:r>
      <w:proofErr w:type="spellEnd"/>
      <w:r>
        <w:t xml:space="preserve">, algo como: “se valida que no exista el </w:t>
      </w:r>
      <w:proofErr w:type="spellStart"/>
      <w:r>
        <w:t>pid</w:t>
      </w:r>
      <w:proofErr w:type="spellEnd"/>
      <w:r>
        <w:t xml:space="preserve"> en caso de que no…”</w:t>
      </w:r>
    </w:p>
  </w:comment>
  <w:comment w:id="110" w:author="Garcia Montero Brenda Stefani" w:date="2020-06-17T14:42:00Z" w:initials="GMBS">
    <w:p w14:paraId="040265D9" w14:textId="69B17D5B" w:rsidR="009F1A73" w:rsidRDefault="009F1A73">
      <w:pPr>
        <w:pStyle w:val="Textocomentario"/>
      </w:pPr>
      <w:r>
        <w:rPr>
          <w:rStyle w:val="Refdecomentario"/>
        </w:rPr>
        <w:annotationRef/>
      </w:r>
      <w:r>
        <w:t xml:space="preserve">Por favor añadir que </w:t>
      </w:r>
      <w:r w:rsidR="006F3F92">
        <w:t>se conecta a un host y que ejecuta un Shell (especificar), en todos los lugares que aplique</w:t>
      </w:r>
    </w:p>
  </w:comment>
  <w:comment w:id="118" w:author="Garcia Montero Brenda Stefani" w:date="2020-06-17T14:51:00Z" w:initials="GMBS">
    <w:p w14:paraId="2AB9854F" w14:textId="714A2D2D" w:rsidR="006F3F92" w:rsidRDefault="006F3F92">
      <w:pPr>
        <w:pStyle w:val="Textocomentario"/>
      </w:pPr>
      <w:r>
        <w:rPr>
          <w:rStyle w:val="Refdecomentario"/>
        </w:rPr>
        <w:annotationRef/>
      </w:r>
      <w:r>
        <w:t>Por favor mencionar las 3 validaciones que hace</w:t>
      </w:r>
    </w:p>
  </w:comment>
  <w:comment w:id="160" w:author="Garcia Montero Brenda Stefani" w:date="2020-06-17T14:51:00Z" w:initials="GMBS">
    <w:p w14:paraId="5939E799" w14:textId="5CF43421" w:rsidR="006F3F92" w:rsidRDefault="006F3F92">
      <w:pPr>
        <w:pStyle w:val="Textocomentario"/>
      </w:pPr>
      <w:r>
        <w:rPr>
          <w:rStyle w:val="Refdecomentario"/>
        </w:rPr>
        <w:annotationRef/>
      </w:r>
      <w:r>
        <w:t xml:space="preserve">Por favor dar más detalle respecto al proceso, </w:t>
      </w:r>
      <w:proofErr w:type="gramStart"/>
      <w:r>
        <w:t>explicar  el</w:t>
      </w:r>
      <w:proofErr w:type="gramEnd"/>
      <w:r>
        <w:t xml:space="preserve"> propósito tanto del </w:t>
      </w:r>
      <w:proofErr w:type="spellStart"/>
      <w:r>
        <w:t>if</w:t>
      </w:r>
      <w:proofErr w:type="spellEnd"/>
      <w:r>
        <w:t xml:space="preserve"> como del </w:t>
      </w:r>
      <w:proofErr w:type="spellStart"/>
      <w:r>
        <w:t>while</w:t>
      </w:r>
      <w:proofErr w:type="spellEnd"/>
      <w:r>
        <w:t xml:space="preserve">, algo como: “se valida que no exista el </w:t>
      </w:r>
      <w:proofErr w:type="spellStart"/>
      <w:r>
        <w:t>pid</w:t>
      </w:r>
      <w:proofErr w:type="spellEnd"/>
      <w:r>
        <w:t xml:space="preserve"> en caso de que no…”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3410036" w15:done="0"/>
  <w15:commentEx w15:paraId="02382E38" w15:done="0"/>
  <w15:commentEx w15:paraId="42575730" w15:done="0"/>
  <w15:commentEx w15:paraId="06CE85EE" w15:done="0"/>
  <w15:commentEx w15:paraId="599E1148" w15:done="0"/>
  <w15:commentEx w15:paraId="040265D9" w15:done="0"/>
  <w15:commentEx w15:paraId="2AB9854F" w15:done="0"/>
  <w15:commentEx w15:paraId="5939E79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3410036" w16cid:durableId="2294C1C6"/>
  <w16cid:commentId w16cid:paraId="02382E38" w16cid:durableId="2294C1C7"/>
  <w16cid:commentId w16cid:paraId="42575730" w16cid:durableId="2294C1C8"/>
  <w16cid:commentId w16cid:paraId="06CE85EE" w16cid:durableId="2294C1C9"/>
  <w16cid:commentId w16cid:paraId="599E1148" w16cid:durableId="2294C1CA"/>
  <w16cid:commentId w16cid:paraId="040265D9" w16cid:durableId="2294C1CB"/>
  <w16cid:commentId w16cid:paraId="2AB9854F" w16cid:durableId="2294C1CC"/>
  <w16cid:commentId w16cid:paraId="5939E799" w16cid:durableId="2294C1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69C528" w14:textId="77777777" w:rsidR="003D0377" w:rsidRDefault="003D0377" w:rsidP="0095125F">
      <w:pPr>
        <w:spacing w:after="0" w:line="240" w:lineRule="auto"/>
      </w:pPr>
      <w:r>
        <w:separator/>
      </w:r>
    </w:p>
  </w:endnote>
  <w:endnote w:type="continuationSeparator" w:id="0">
    <w:p w14:paraId="2EF0A529" w14:textId="77777777" w:rsidR="003D0377" w:rsidRDefault="003D0377" w:rsidP="0095125F">
      <w:pPr>
        <w:spacing w:after="0" w:line="240" w:lineRule="auto"/>
      </w:pPr>
      <w:r>
        <w:continuationSeparator/>
      </w:r>
    </w:p>
  </w:endnote>
  <w:endnote w:type="continuationNotice" w:id="1">
    <w:p w14:paraId="620FF645" w14:textId="77777777" w:rsidR="003D0377" w:rsidRDefault="003D03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antGarde LT Book">
    <w:altName w:val="Trebuchet MS"/>
    <w:charset w:val="4D"/>
    <w:family w:val="auto"/>
    <w:pitch w:val="variable"/>
    <w:sig w:usb0="8000002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1141" w:type="dxa"/>
      <w:tblInd w:w="-1153" w:type="dxa"/>
      <w:tblLayout w:type="fixed"/>
      <w:tblLook w:val="0000" w:firstRow="0" w:lastRow="0" w:firstColumn="0" w:lastColumn="0" w:noHBand="0" w:noVBand="0"/>
    </w:tblPr>
    <w:tblGrid>
      <w:gridCol w:w="3598"/>
      <w:gridCol w:w="3598"/>
      <w:gridCol w:w="3945"/>
    </w:tblGrid>
    <w:tr w:rsidR="00C05724" w:rsidRPr="00A30415" w14:paraId="1B617611" w14:textId="77777777" w:rsidTr="001E77C9">
      <w:trPr>
        <w:trHeight w:val="96"/>
      </w:trPr>
      <w:tc>
        <w:tcPr>
          <w:tcW w:w="3598" w:type="dxa"/>
        </w:tcPr>
        <w:p w14:paraId="2C5246DD" w14:textId="77777777" w:rsidR="00C05724" w:rsidRPr="008F0FE6" w:rsidRDefault="00C05724" w:rsidP="0095125F">
          <w:pPr>
            <w:pStyle w:val="Piedepgina"/>
            <w:ind w:right="51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>Versión 1.00</w:t>
          </w:r>
        </w:p>
      </w:tc>
      <w:tc>
        <w:tcPr>
          <w:tcW w:w="3598" w:type="dxa"/>
        </w:tcPr>
        <w:p w14:paraId="1A09BC78" w14:textId="77777777" w:rsidR="00C05724" w:rsidRPr="008F0FE6" w:rsidRDefault="00C05724" w:rsidP="0095125F">
          <w:pPr>
            <w:pStyle w:val="Piedepgina"/>
            <w:ind w:right="51"/>
            <w:jc w:val="center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>Uso Interno</w:t>
          </w:r>
        </w:p>
      </w:tc>
      <w:tc>
        <w:tcPr>
          <w:tcW w:w="3945" w:type="dxa"/>
        </w:tcPr>
        <w:p w14:paraId="3E771DC5" w14:textId="4F587F86" w:rsidR="00C05724" w:rsidRPr="008F0FE6" w:rsidRDefault="00C05724" w:rsidP="0095125F">
          <w:pPr>
            <w:pStyle w:val="Piedepgina"/>
            <w:ind w:right="51"/>
            <w:jc w:val="right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Página 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begin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instrText xml:space="preserve"> PAGE </w:instrTex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separate"/>
          </w:r>
          <w:r w:rsidR="00F9752B">
            <w:rPr>
              <w:rFonts w:ascii="Century Gothic" w:hAnsi="Century Gothic" w:cs="Arial"/>
              <w:b/>
              <w:noProof/>
              <w:sz w:val="14"/>
              <w:szCs w:val="14"/>
            </w:rPr>
            <w:t>14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end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 de 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begin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instrText xml:space="preserve"> NUMPAGES  </w:instrTex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separate"/>
          </w:r>
          <w:r w:rsidR="00F9752B">
            <w:rPr>
              <w:rFonts w:ascii="Century Gothic" w:hAnsi="Century Gothic" w:cs="Arial"/>
              <w:b/>
              <w:noProof/>
              <w:sz w:val="14"/>
              <w:szCs w:val="14"/>
            </w:rPr>
            <w:t>14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end"/>
          </w:r>
        </w:p>
      </w:tc>
    </w:tr>
    <w:tr w:rsidR="00C05724" w:rsidRPr="00A30415" w14:paraId="5E897651" w14:textId="77777777" w:rsidTr="001E77C9">
      <w:trPr>
        <w:trHeight w:val="69"/>
      </w:trPr>
      <w:tc>
        <w:tcPr>
          <w:tcW w:w="3598" w:type="dxa"/>
        </w:tcPr>
        <w:p w14:paraId="3F47A2B6" w14:textId="77777777" w:rsidR="00C05724" w:rsidRPr="008F0FE6" w:rsidRDefault="00C05724" w:rsidP="0095125F">
          <w:pPr>
            <w:pStyle w:val="Piedepgina"/>
            <w:ind w:right="51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/>
              <w:b/>
              <w:sz w:val="14"/>
              <w:szCs w:val="14"/>
            </w:rPr>
            <w:t>Formato de Documentos</w:t>
          </w:r>
          <w:r w:rsidRPr="008F0FE6">
            <w:rPr>
              <w:rFonts w:ascii="Century Gothic" w:hAnsi="Century Gothic"/>
              <w:b/>
              <w:sz w:val="14"/>
              <w:szCs w:val="14"/>
            </w:rPr>
            <w:tab/>
          </w:r>
        </w:p>
      </w:tc>
      <w:tc>
        <w:tcPr>
          <w:tcW w:w="3598" w:type="dxa"/>
        </w:tcPr>
        <w:p w14:paraId="73F8CE99" w14:textId="77777777" w:rsidR="00C05724" w:rsidRPr="008F0FE6" w:rsidRDefault="00C05724" w:rsidP="0095125F">
          <w:pPr>
            <w:pStyle w:val="Piedepgina"/>
            <w:ind w:right="51"/>
            <w:jc w:val="center"/>
            <w:rPr>
              <w:rFonts w:ascii="Century Gothic" w:hAnsi="Century Gothic" w:cs="Arial"/>
              <w:b/>
              <w:sz w:val="14"/>
              <w:szCs w:val="14"/>
            </w:rPr>
          </w:pPr>
          <w:r>
            <w:rPr>
              <w:rFonts w:ascii="Century Gothic" w:hAnsi="Century Gothic" w:cs="Arial"/>
              <w:b/>
              <w:sz w:val="14"/>
              <w:szCs w:val="14"/>
            </w:rPr>
            <w:t>Bolsa Mexicana de Valores</w:t>
          </w:r>
        </w:p>
      </w:tc>
      <w:tc>
        <w:tcPr>
          <w:tcW w:w="3945" w:type="dxa"/>
        </w:tcPr>
        <w:p w14:paraId="22B4231C" w14:textId="77777777" w:rsidR="00C05724" w:rsidRPr="008F0FE6" w:rsidRDefault="00C05724" w:rsidP="0095125F">
          <w:pPr>
            <w:pStyle w:val="Piedepgina"/>
            <w:ind w:right="51"/>
            <w:jc w:val="right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>Fecha de Liberación: dd/mm/aaaa</w:t>
          </w:r>
        </w:p>
      </w:tc>
    </w:tr>
    <w:tr w:rsidR="00C05724" w:rsidRPr="00FE2C15" w14:paraId="69953A93" w14:textId="77777777" w:rsidTr="001E77C9">
      <w:trPr>
        <w:trHeight w:val="395"/>
      </w:trPr>
      <w:tc>
        <w:tcPr>
          <w:tcW w:w="11141" w:type="dxa"/>
          <w:gridSpan w:val="3"/>
        </w:tcPr>
        <w:p w14:paraId="16F37241" w14:textId="77777777" w:rsidR="00C05724" w:rsidRPr="008F0FE6" w:rsidRDefault="00C05724" w:rsidP="001E77C9">
          <w:pPr>
            <w:pStyle w:val="Piedepgina"/>
            <w:ind w:right="51"/>
            <w:jc w:val="center"/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</w:pP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La naturaleza de la información contenida en este documento es: </w:t>
          </w:r>
          <w:r w:rsidRPr="008F0FE6">
            <w:rPr>
              <w:rFonts w:ascii="Century Gothic" w:hAnsi="Century Gothic" w:cs="Arial"/>
              <w:b/>
              <w:color w:val="404040" w:themeColor="text1" w:themeTint="BF"/>
              <w:sz w:val="14"/>
              <w:szCs w:val="14"/>
            </w:rPr>
            <w:t>Uso interno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, y por lo tanto, puede ser divulgada al interior de </w:t>
          </w:r>
          <w:r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Bolsa Mexicana de Valores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sin autorización, pero no puede divulgarse fuera de </w:t>
          </w:r>
          <w:r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Bolsa Mexicana de Valores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sin autorización del emisor del documento.</w:t>
          </w:r>
        </w:p>
      </w:tc>
    </w:tr>
  </w:tbl>
  <w:p w14:paraId="1F6ACBEC" w14:textId="77777777" w:rsidR="00C05724" w:rsidRDefault="00C05724">
    <w:pPr>
      <w:pStyle w:val="Piedepgina"/>
    </w:pPr>
    <w:r w:rsidRPr="00083FF0"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58BAAD2" wp14:editId="1A2517F4">
              <wp:simplePos x="0" y="0"/>
              <wp:positionH relativeFrom="page">
                <wp:align>right</wp:align>
              </wp:positionH>
              <wp:positionV relativeFrom="paragraph">
                <wp:posOffset>95265</wp:posOffset>
              </wp:positionV>
              <wp:extent cx="6107810" cy="269083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7810" cy="26908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386010" w14:textId="77777777" w:rsidR="00C05724" w:rsidRPr="006A523E" w:rsidRDefault="00C05724" w:rsidP="00083FF0">
                          <w:pPr>
                            <w:spacing w:after="120" w:line="180" w:lineRule="atLeast"/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</w:pP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Paseo de la Reforma 255,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Col.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Cuauhtémoc,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C.P. 06500, 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CDMX | Tel.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5342 9000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|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www.bmv.com.mx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8BAAD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29.75pt;margin-top:7.5pt;width:480.95pt;height:21.2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" filled="f" stroked="f">
              <v:textbox>
                <w:txbxContent>
                  <w:p w14:paraId="44386010" w14:textId="77777777" w:rsidR="00C05724" w:rsidRPr="006A523E" w:rsidRDefault="00C05724" w:rsidP="00083FF0">
                    <w:pPr>
                      <w:spacing w:after="120" w:line="180" w:lineRule="atLeast"/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</w:pP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Paseo de la Reforma 255,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Col.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Cuauhtémoc,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C.P. 06500, 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CDMX | Tel.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5342 9000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|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www.bmv.com.mx 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58241" behindDoc="0" locked="0" layoutInCell="1" allowOverlap="1" wp14:anchorId="7F136EEC" wp14:editId="27935EE1">
          <wp:simplePos x="0" y="0"/>
          <wp:positionH relativeFrom="page">
            <wp:posOffset>1617980</wp:posOffset>
          </wp:positionH>
          <wp:positionV relativeFrom="paragraph">
            <wp:posOffset>67310</wp:posOffset>
          </wp:positionV>
          <wp:extent cx="6175375" cy="626745"/>
          <wp:effectExtent l="0" t="0" r="0" b="190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142"/>
                  <a:stretch/>
                </pic:blipFill>
                <pic:spPr bwMode="auto">
                  <a:xfrm>
                    <a:off x="0" y="0"/>
                    <a:ext cx="6175375" cy="626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3" behindDoc="0" locked="0" layoutInCell="1" allowOverlap="1" wp14:anchorId="61EDB616" wp14:editId="27935EE1">
          <wp:simplePos x="0" y="0"/>
          <wp:positionH relativeFrom="page">
            <wp:posOffset>-1167130</wp:posOffset>
          </wp:positionH>
          <wp:positionV relativeFrom="paragraph">
            <wp:posOffset>71009</wp:posOffset>
          </wp:positionV>
          <wp:extent cx="2788285" cy="421005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14" t="84746" r="85560" b="3001"/>
                  <a:stretch/>
                </pic:blipFill>
                <pic:spPr bwMode="auto">
                  <a:xfrm>
                    <a:off x="0" y="0"/>
                    <a:ext cx="2788285" cy="4210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C52B4" w14:textId="77777777" w:rsidR="003D0377" w:rsidRDefault="003D0377" w:rsidP="0095125F">
      <w:pPr>
        <w:spacing w:after="0" w:line="240" w:lineRule="auto"/>
      </w:pPr>
      <w:r>
        <w:separator/>
      </w:r>
    </w:p>
  </w:footnote>
  <w:footnote w:type="continuationSeparator" w:id="0">
    <w:p w14:paraId="6D0CFDB0" w14:textId="77777777" w:rsidR="003D0377" w:rsidRDefault="003D0377" w:rsidP="0095125F">
      <w:pPr>
        <w:spacing w:after="0" w:line="240" w:lineRule="auto"/>
      </w:pPr>
      <w:r>
        <w:continuationSeparator/>
      </w:r>
    </w:p>
  </w:footnote>
  <w:footnote w:type="continuationNotice" w:id="1">
    <w:p w14:paraId="44F2D16C" w14:textId="77777777" w:rsidR="003D0377" w:rsidRDefault="003D03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6A231D" w14:textId="77777777" w:rsidR="00C05724" w:rsidRDefault="00C05724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4" behindDoc="1" locked="0" layoutInCell="1" allowOverlap="1" wp14:anchorId="07BF1AE9" wp14:editId="4978215B">
          <wp:simplePos x="0" y="0"/>
          <wp:positionH relativeFrom="page">
            <wp:posOffset>6177196</wp:posOffset>
          </wp:positionH>
          <wp:positionV relativeFrom="paragraph">
            <wp:posOffset>-172983</wp:posOffset>
          </wp:positionV>
          <wp:extent cx="1371600" cy="323850"/>
          <wp:effectExtent l="0" t="0" r="0" b="0"/>
          <wp:wrapNone/>
          <wp:docPr id="9" name="Imagen 9" descr="C:\Users\jmaldonado\AppData\Local\Microsoft\Windows\INetCache\Content.Word\GrupoBMV - 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jmaldonado\AppData\Local\Microsoft\Windows\INetCache\Content.Word\GrupoBMV - fin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6CB48150" wp14:editId="0777777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6175612" cy="626745"/>
          <wp:effectExtent l="0" t="0" r="0" b="190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142"/>
                  <a:stretch/>
                </pic:blipFill>
                <pic:spPr bwMode="auto">
                  <a:xfrm>
                    <a:off x="0" y="0"/>
                    <a:ext cx="6215527" cy="6307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t>|</w:t>
    </w:r>
  </w:p>
  <w:p w14:paraId="6FFBD3EC" w14:textId="77777777" w:rsidR="00C05724" w:rsidRDefault="00C05724">
    <w:pPr>
      <w:pStyle w:val="Encabezado"/>
    </w:pPr>
  </w:p>
  <w:p w14:paraId="30DCCCAD" w14:textId="77777777" w:rsidR="00C05724" w:rsidRDefault="00C05724" w:rsidP="009512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9161E"/>
    <w:multiLevelType w:val="hybridMultilevel"/>
    <w:tmpl w:val="11F4088E"/>
    <w:lvl w:ilvl="0" w:tplc="6730045E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color w:val="auto"/>
      </w:rPr>
    </w:lvl>
    <w:lvl w:ilvl="1" w:tplc="080A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D2741"/>
    <w:multiLevelType w:val="hybridMultilevel"/>
    <w:tmpl w:val="50C05762"/>
    <w:lvl w:ilvl="0" w:tplc="B164E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4EF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E5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6B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48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6B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7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28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23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02A1"/>
    <w:multiLevelType w:val="hybridMultilevel"/>
    <w:tmpl w:val="39F6E782"/>
    <w:lvl w:ilvl="0" w:tplc="E4F055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96" w:hanging="360"/>
      </w:pPr>
    </w:lvl>
    <w:lvl w:ilvl="2" w:tplc="0409001B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4252CB8"/>
    <w:multiLevelType w:val="hybridMultilevel"/>
    <w:tmpl w:val="E3C8F47A"/>
    <w:lvl w:ilvl="0" w:tplc="7B223FB0">
      <w:numFmt w:val="none"/>
      <w:lvlText w:val=""/>
      <w:lvlJc w:val="left"/>
      <w:pPr>
        <w:tabs>
          <w:tab w:val="num" w:pos="360"/>
        </w:tabs>
      </w:pPr>
    </w:lvl>
    <w:lvl w:ilvl="1" w:tplc="C1A2E602">
      <w:start w:val="1"/>
      <w:numFmt w:val="lowerLetter"/>
      <w:lvlText w:val="%2."/>
      <w:lvlJc w:val="left"/>
      <w:pPr>
        <w:ind w:left="1440" w:hanging="360"/>
      </w:pPr>
    </w:lvl>
    <w:lvl w:ilvl="2" w:tplc="89EA5E8A">
      <w:start w:val="1"/>
      <w:numFmt w:val="lowerRoman"/>
      <w:lvlText w:val="%3."/>
      <w:lvlJc w:val="right"/>
      <w:pPr>
        <w:ind w:left="2160" w:hanging="180"/>
      </w:pPr>
    </w:lvl>
    <w:lvl w:ilvl="3" w:tplc="51BE449A">
      <w:start w:val="1"/>
      <w:numFmt w:val="decimal"/>
      <w:lvlText w:val="%4."/>
      <w:lvlJc w:val="left"/>
      <w:pPr>
        <w:ind w:left="2880" w:hanging="360"/>
      </w:pPr>
    </w:lvl>
    <w:lvl w:ilvl="4" w:tplc="3AD0C920">
      <w:start w:val="1"/>
      <w:numFmt w:val="lowerLetter"/>
      <w:lvlText w:val="%5."/>
      <w:lvlJc w:val="left"/>
      <w:pPr>
        <w:ind w:left="3600" w:hanging="360"/>
      </w:pPr>
    </w:lvl>
    <w:lvl w:ilvl="5" w:tplc="8ECCA26A">
      <w:start w:val="1"/>
      <w:numFmt w:val="lowerRoman"/>
      <w:lvlText w:val="%6."/>
      <w:lvlJc w:val="right"/>
      <w:pPr>
        <w:ind w:left="4320" w:hanging="180"/>
      </w:pPr>
    </w:lvl>
    <w:lvl w:ilvl="6" w:tplc="42A2A6C8">
      <w:start w:val="1"/>
      <w:numFmt w:val="decimal"/>
      <w:lvlText w:val="%7."/>
      <w:lvlJc w:val="left"/>
      <w:pPr>
        <w:ind w:left="5040" w:hanging="360"/>
      </w:pPr>
    </w:lvl>
    <w:lvl w:ilvl="7" w:tplc="F3084272">
      <w:start w:val="1"/>
      <w:numFmt w:val="lowerLetter"/>
      <w:lvlText w:val="%8."/>
      <w:lvlJc w:val="left"/>
      <w:pPr>
        <w:ind w:left="5760" w:hanging="360"/>
      </w:pPr>
    </w:lvl>
    <w:lvl w:ilvl="8" w:tplc="7396B2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4F750F"/>
    <w:multiLevelType w:val="hybridMultilevel"/>
    <w:tmpl w:val="2C7A9A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8041B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90522E0"/>
    <w:multiLevelType w:val="hybridMultilevel"/>
    <w:tmpl w:val="19D68F76"/>
    <w:lvl w:ilvl="0" w:tplc="0BE25420">
      <w:numFmt w:val="none"/>
      <w:lvlText w:val=""/>
      <w:lvlJc w:val="left"/>
      <w:pPr>
        <w:tabs>
          <w:tab w:val="num" w:pos="360"/>
        </w:tabs>
      </w:pPr>
    </w:lvl>
    <w:lvl w:ilvl="1" w:tplc="DEFAC2D8">
      <w:start w:val="1"/>
      <w:numFmt w:val="lowerLetter"/>
      <w:lvlText w:val="%2."/>
      <w:lvlJc w:val="left"/>
      <w:pPr>
        <w:ind w:left="1440" w:hanging="360"/>
      </w:pPr>
    </w:lvl>
    <w:lvl w:ilvl="2" w:tplc="742EA5E4">
      <w:start w:val="1"/>
      <w:numFmt w:val="lowerRoman"/>
      <w:lvlText w:val="%3."/>
      <w:lvlJc w:val="right"/>
      <w:pPr>
        <w:ind w:left="2160" w:hanging="180"/>
      </w:pPr>
    </w:lvl>
    <w:lvl w:ilvl="3" w:tplc="C4EAE420">
      <w:start w:val="1"/>
      <w:numFmt w:val="decimal"/>
      <w:lvlText w:val="%4."/>
      <w:lvlJc w:val="left"/>
      <w:pPr>
        <w:ind w:left="2880" w:hanging="360"/>
      </w:pPr>
    </w:lvl>
    <w:lvl w:ilvl="4" w:tplc="39909F16">
      <w:start w:val="1"/>
      <w:numFmt w:val="lowerLetter"/>
      <w:lvlText w:val="%5."/>
      <w:lvlJc w:val="left"/>
      <w:pPr>
        <w:ind w:left="3600" w:hanging="360"/>
      </w:pPr>
    </w:lvl>
    <w:lvl w:ilvl="5" w:tplc="B0FC5CC6">
      <w:start w:val="1"/>
      <w:numFmt w:val="lowerRoman"/>
      <w:lvlText w:val="%6."/>
      <w:lvlJc w:val="right"/>
      <w:pPr>
        <w:ind w:left="4320" w:hanging="180"/>
      </w:pPr>
    </w:lvl>
    <w:lvl w:ilvl="6" w:tplc="A6746180">
      <w:start w:val="1"/>
      <w:numFmt w:val="decimal"/>
      <w:lvlText w:val="%7."/>
      <w:lvlJc w:val="left"/>
      <w:pPr>
        <w:ind w:left="5040" w:hanging="360"/>
      </w:pPr>
    </w:lvl>
    <w:lvl w:ilvl="7" w:tplc="E6A6F388">
      <w:start w:val="1"/>
      <w:numFmt w:val="lowerLetter"/>
      <w:lvlText w:val="%8."/>
      <w:lvlJc w:val="left"/>
      <w:pPr>
        <w:ind w:left="5760" w:hanging="360"/>
      </w:pPr>
    </w:lvl>
    <w:lvl w:ilvl="8" w:tplc="33C2FAE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617B57"/>
    <w:multiLevelType w:val="multilevel"/>
    <w:tmpl w:val="271A73AA"/>
    <w:lvl w:ilvl="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0B794C72"/>
    <w:multiLevelType w:val="hybridMultilevel"/>
    <w:tmpl w:val="0BDEA510"/>
    <w:lvl w:ilvl="0" w:tplc="05C82442">
      <w:numFmt w:val="none"/>
      <w:lvlText w:val=""/>
      <w:lvlJc w:val="left"/>
      <w:pPr>
        <w:tabs>
          <w:tab w:val="num" w:pos="360"/>
        </w:tabs>
      </w:pPr>
    </w:lvl>
    <w:lvl w:ilvl="1" w:tplc="7E1A3E90">
      <w:start w:val="1"/>
      <w:numFmt w:val="lowerLetter"/>
      <w:lvlText w:val="%2."/>
      <w:lvlJc w:val="left"/>
      <w:pPr>
        <w:ind w:left="1440" w:hanging="360"/>
      </w:pPr>
    </w:lvl>
    <w:lvl w:ilvl="2" w:tplc="A5F68038">
      <w:start w:val="1"/>
      <w:numFmt w:val="lowerRoman"/>
      <w:lvlText w:val="%3."/>
      <w:lvlJc w:val="right"/>
      <w:pPr>
        <w:ind w:left="2160" w:hanging="180"/>
      </w:pPr>
    </w:lvl>
    <w:lvl w:ilvl="3" w:tplc="61D0CDF6">
      <w:start w:val="1"/>
      <w:numFmt w:val="decimal"/>
      <w:lvlText w:val="%4."/>
      <w:lvlJc w:val="left"/>
      <w:pPr>
        <w:ind w:left="2880" w:hanging="360"/>
      </w:pPr>
    </w:lvl>
    <w:lvl w:ilvl="4" w:tplc="DF7083E0">
      <w:start w:val="1"/>
      <w:numFmt w:val="lowerLetter"/>
      <w:lvlText w:val="%5."/>
      <w:lvlJc w:val="left"/>
      <w:pPr>
        <w:ind w:left="3600" w:hanging="360"/>
      </w:pPr>
    </w:lvl>
    <w:lvl w:ilvl="5" w:tplc="A0EC22B2">
      <w:start w:val="1"/>
      <w:numFmt w:val="lowerRoman"/>
      <w:lvlText w:val="%6."/>
      <w:lvlJc w:val="right"/>
      <w:pPr>
        <w:ind w:left="4320" w:hanging="180"/>
      </w:pPr>
    </w:lvl>
    <w:lvl w:ilvl="6" w:tplc="6556ECFC">
      <w:start w:val="1"/>
      <w:numFmt w:val="decimal"/>
      <w:lvlText w:val="%7."/>
      <w:lvlJc w:val="left"/>
      <w:pPr>
        <w:ind w:left="5040" w:hanging="360"/>
      </w:pPr>
    </w:lvl>
    <w:lvl w:ilvl="7" w:tplc="27F2C020">
      <w:start w:val="1"/>
      <w:numFmt w:val="lowerLetter"/>
      <w:lvlText w:val="%8."/>
      <w:lvlJc w:val="left"/>
      <w:pPr>
        <w:ind w:left="5760" w:hanging="360"/>
      </w:pPr>
    </w:lvl>
    <w:lvl w:ilvl="8" w:tplc="1D28D8A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A07EB2"/>
    <w:multiLevelType w:val="hybridMultilevel"/>
    <w:tmpl w:val="3F60C040"/>
    <w:lvl w:ilvl="0" w:tplc="E9DE9750">
      <w:numFmt w:val="none"/>
      <w:lvlText w:val=""/>
      <w:lvlJc w:val="left"/>
      <w:pPr>
        <w:tabs>
          <w:tab w:val="num" w:pos="360"/>
        </w:tabs>
      </w:pPr>
    </w:lvl>
    <w:lvl w:ilvl="1" w:tplc="4C6E8DBE">
      <w:start w:val="1"/>
      <w:numFmt w:val="lowerLetter"/>
      <w:lvlText w:val="%2."/>
      <w:lvlJc w:val="left"/>
      <w:pPr>
        <w:ind w:left="1440" w:hanging="360"/>
      </w:pPr>
    </w:lvl>
    <w:lvl w:ilvl="2" w:tplc="217AD08E">
      <w:start w:val="1"/>
      <w:numFmt w:val="lowerRoman"/>
      <w:lvlText w:val="%3."/>
      <w:lvlJc w:val="right"/>
      <w:pPr>
        <w:ind w:left="2160" w:hanging="180"/>
      </w:pPr>
    </w:lvl>
    <w:lvl w:ilvl="3" w:tplc="8D80D2A8">
      <w:start w:val="1"/>
      <w:numFmt w:val="decimal"/>
      <w:lvlText w:val="%4."/>
      <w:lvlJc w:val="left"/>
      <w:pPr>
        <w:ind w:left="2880" w:hanging="360"/>
      </w:pPr>
    </w:lvl>
    <w:lvl w:ilvl="4" w:tplc="1774355C">
      <w:start w:val="1"/>
      <w:numFmt w:val="lowerLetter"/>
      <w:lvlText w:val="%5."/>
      <w:lvlJc w:val="left"/>
      <w:pPr>
        <w:ind w:left="3600" w:hanging="360"/>
      </w:pPr>
    </w:lvl>
    <w:lvl w:ilvl="5" w:tplc="917843D8">
      <w:start w:val="1"/>
      <w:numFmt w:val="lowerRoman"/>
      <w:lvlText w:val="%6."/>
      <w:lvlJc w:val="right"/>
      <w:pPr>
        <w:ind w:left="4320" w:hanging="180"/>
      </w:pPr>
    </w:lvl>
    <w:lvl w:ilvl="6" w:tplc="3C1EB7D0">
      <w:start w:val="1"/>
      <w:numFmt w:val="decimal"/>
      <w:lvlText w:val="%7."/>
      <w:lvlJc w:val="left"/>
      <w:pPr>
        <w:ind w:left="5040" w:hanging="360"/>
      </w:pPr>
    </w:lvl>
    <w:lvl w:ilvl="7" w:tplc="1F428F72">
      <w:start w:val="1"/>
      <w:numFmt w:val="lowerLetter"/>
      <w:lvlText w:val="%8."/>
      <w:lvlJc w:val="left"/>
      <w:pPr>
        <w:ind w:left="5760" w:hanging="360"/>
      </w:pPr>
    </w:lvl>
    <w:lvl w:ilvl="8" w:tplc="A5C0208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707823"/>
    <w:multiLevelType w:val="multilevel"/>
    <w:tmpl w:val="C1FA3C06"/>
    <w:lvl w:ilvl="0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>
      <w:start w:val="1"/>
      <w:numFmt w:val="decimal"/>
      <w:lvlText w:val="%1.%2"/>
      <w:lvlJc w:val="left"/>
      <w:pPr>
        <w:ind w:left="1495" w:hanging="36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2498" w:hanging="720"/>
      </w:pPr>
    </w:lvl>
    <w:lvl w:ilvl="4">
      <w:start w:val="1"/>
      <w:numFmt w:val="decimal"/>
      <w:lvlText w:val="%1.%2.%3.%4.%5"/>
      <w:lvlJc w:val="left"/>
      <w:pPr>
        <w:ind w:left="2498" w:hanging="720"/>
      </w:pPr>
    </w:lvl>
    <w:lvl w:ilvl="5">
      <w:start w:val="1"/>
      <w:numFmt w:val="decimal"/>
      <w:lvlText w:val="%1.%2.%3.%4.%5.%6"/>
      <w:lvlJc w:val="left"/>
      <w:pPr>
        <w:ind w:left="2858" w:hanging="1080"/>
      </w:pPr>
    </w:lvl>
    <w:lvl w:ilvl="6">
      <w:start w:val="1"/>
      <w:numFmt w:val="decimal"/>
      <w:lvlText w:val="%1.%2.%3.%4.%5.%6.%7"/>
      <w:lvlJc w:val="left"/>
      <w:pPr>
        <w:ind w:left="2858" w:hanging="1080"/>
      </w:pPr>
    </w:lvl>
    <w:lvl w:ilvl="7">
      <w:start w:val="1"/>
      <w:numFmt w:val="decimal"/>
      <w:lvlText w:val="%1.%2.%3.%4.%5.%6.%7.%8"/>
      <w:lvlJc w:val="left"/>
      <w:pPr>
        <w:ind w:left="3218" w:hanging="1440"/>
      </w:pPr>
    </w:lvl>
    <w:lvl w:ilvl="8">
      <w:start w:val="1"/>
      <w:numFmt w:val="decimal"/>
      <w:lvlText w:val="%1.%2.%3.%4.%5.%6.%7.%8.%9"/>
      <w:lvlJc w:val="left"/>
      <w:pPr>
        <w:ind w:left="3218" w:hanging="1440"/>
      </w:pPr>
    </w:lvl>
  </w:abstractNum>
  <w:abstractNum w:abstractNumId="11" w15:restartNumberingAfterBreak="0">
    <w:nsid w:val="191A3CAF"/>
    <w:multiLevelType w:val="hybridMultilevel"/>
    <w:tmpl w:val="FFFFFFFF"/>
    <w:lvl w:ilvl="0" w:tplc="97ECE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4A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0A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985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A1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2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A8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CF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23695"/>
    <w:multiLevelType w:val="multilevel"/>
    <w:tmpl w:val="1DDCD26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1EEF7D1C"/>
    <w:multiLevelType w:val="multilevel"/>
    <w:tmpl w:val="F93AACE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FEA6024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15" w15:restartNumberingAfterBreak="0">
    <w:nsid w:val="30877335"/>
    <w:multiLevelType w:val="hybridMultilevel"/>
    <w:tmpl w:val="8F96E0C4"/>
    <w:lvl w:ilvl="0" w:tplc="4AE21E0C">
      <w:numFmt w:val="none"/>
      <w:lvlText w:val=""/>
      <w:lvlJc w:val="left"/>
      <w:pPr>
        <w:tabs>
          <w:tab w:val="num" w:pos="360"/>
        </w:tabs>
      </w:pPr>
    </w:lvl>
    <w:lvl w:ilvl="1" w:tplc="1B68DF34">
      <w:start w:val="1"/>
      <w:numFmt w:val="lowerLetter"/>
      <w:lvlText w:val="%2."/>
      <w:lvlJc w:val="left"/>
      <w:pPr>
        <w:ind w:left="1440" w:hanging="360"/>
      </w:pPr>
    </w:lvl>
    <w:lvl w:ilvl="2" w:tplc="75F24574">
      <w:start w:val="1"/>
      <w:numFmt w:val="lowerRoman"/>
      <w:lvlText w:val="%3."/>
      <w:lvlJc w:val="right"/>
      <w:pPr>
        <w:ind w:left="2160" w:hanging="180"/>
      </w:pPr>
    </w:lvl>
    <w:lvl w:ilvl="3" w:tplc="F1C817A2">
      <w:start w:val="1"/>
      <w:numFmt w:val="decimal"/>
      <w:lvlText w:val="%4."/>
      <w:lvlJc w:val="left"/>
      <w:pPr>
        <w:ind w:left="2880" w:hanging="360"/>
      </w:pPr>
    </w:lvl>
    <w:lvl w:ilvl="4" w:tplc="15ACD8A2">
      <w:start w:val="1"/>
      <w:numFmt w:val="lowerLetter"/>
      <w:lvlText w:val="%5."/>
      <w:lvlJc w:val="left"/>
      <w:pPr>
        <w:ind w:left="3600" w:hanging="360"/>
      </w:pPr>
    </w:lvl>
    <w:lvl w:ilvl="5" w:tplc="752EEAE0">
      <w:start w:val="1"/>
      <w:numFmt w:val="lowerRoman"/>
      <w:lvlText w:val="%6."/>
      <w:lvlJc w:val="right"/>
      <w:pPr>
        <w:ind w:left="4320" w:hanging="180"/>
      </w:pPr>
    </w:lvl>
    <w:lvl w:ilvl="6" w:tplc="422E5418">
      <w:start w:val="1"/>
      <w:numFmt w:val="decimal"/>
      <w:lvlText w:val="%7."/>
      <w:lvlJc w:val="left"/>
      <w:pPr>
        <w:ind w:left="5040" w:hanging="360"/>
      </w:pPr>
    </w:lvl>
    <w:lvl w:ilvl="7" w:tplc="ADE4AD28">
      <w:start w:val="1"/>
      <w:numFmt w:val="lowerLetter"/>
      <w:lvlText w:val="%8."/>
      <w:lvlJc w:val="left"/>
      <w:pPr>
        <w:ind w:left="5760" w:hanging="360"/>
      </w:pPr>
    </w:lvl>
    <w:lvl w:ilvl="8" w:tplc="6B18FEC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E48ED"/>
    <w:multiLevelType w:val="multilevel"/>
    <w:tmpl w:val="DED2C9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21B76B2"/>
    <w:multiLevelType w:val="multilevel"/>
    <w:tmpl w:val="55BC958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8E73AC6"/>
    <w:multiLevelType w:val="multilevel"/>
    <w:tmpl w:val="EE10746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AEB7F00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20" w15:restartNumberingAfterBreak="0">
    <w:nsid w:val="433336CD"/>
    <w:multiLevelType w:val="hybridMultilevel"/>
    <w:tmpl w:val="318AD69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051183"/>
    <w:multiLevelType w:val="multilevel"/>
    <w:tmpl w:val="271A73A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EFB3123"/>
    <w:multiLevelType w:val="multilevel"/>
    <w:tmpl w:val="7486A5D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5004725C"/>
    <w:multiLevelType w:val="hybridMultilevel"/>
    <w:tmpl w:val="39F6E782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 w15:restartNumberingAfterBreak="0">
    <w:nsid w:val="5092260C"/>
    <w:multiLevelType w:val="hybridMultilevel"/>
    <w:tmpl w:val="EE5013B8"/>
    <w:lvl w:ilvl="0" w:tplc="B61A8FD0">
      <w:numFmt w:val="none"/>
      <w:lvlText w:val=""/>
      <w:lvlJc w:val="left"/>
      <w:pPr>
        <w:tabs>
          <w:tab w:val="num" w:pos="360"/>
        </w:tabs>
      </w:pPr>
    </w:lvl>
    <w:lvl w:ilvl="1" w:tplc="81C4AE5E">
      <w:start w:val="1"/>
      <w:numFmt w:val="lowerLetter"/>
      <w:lvlText w:val="%2."/>
      <w:lvlJc w:val="left"/>
      <w:pPr>
        <w:ind w:left="1440" w:hanging="360"/>
      </w:pPr>
    </w:lvl>
    <w:lvl w:ilvl="2" w:tplc="C2BE7C5C">
      <w:start w:val="1"/>
      <w:numFmt w:val="lowerRoman"/>
      <w:lvlText w:val="%3."/>
      <w:lvlJc w:val="right"/>
      <w:pPr>
        <w:ind w:left="2160" w:hanging="180"/>
      </w:pPr>
    </w:lvl>
    <w:lvl w:ilvl="3" w:tplc="63AC405C">
      <w:start w:val="1"/>
      <w:numFmt w:val="decimal"/>
      <w:lvlText w:val="%4."/>
      <w:lvlJc w:val="left"/>
      <w:pPr>
        <w:ind w:left="2880" w:hanging="360"/>
      </w:pPr>
    </w:lvl>
    <w:lvl w:ilvl="4" w:tplc="779294F6">
      <w:start w:val="1"/>
      <w:numFmt w:val="lowerLetter"/>
      <w:lvlText w:val="%5."/>
      <w:lvlJc w:val="left"/>
      <w:pPr>
        <w:ind w:left="3600" w:hanging="360"/>
      </w:pPr>
    </w:lvl>
    <w:lvl w:ilvl="5" w:tplc="16529B80">
      <w:start w:val="1"/>
      <w:numFmt w:val="lowerRoman"/>
      <w:lvlText w:val="%6."/>
      <w:lvlJc w:val="right"/>
      <w:pPr>
        <w:ind w:left="4320" w:hanging="180"/>
      </w:pPr>
    </w:lvl>
    <w:lvl w:ilvl="6" w:tplc="05421B4E">
      <w:start w:val="1"/>
      <w:numFmt w:val="decimal"/>
      <w:lvlText w:val="%7."/>
      <w:lvlJc w:val="left"/>
      <w:pPr>
        <w:ind w:left="5040" w:hanging="360"/>
      </w:pPr>
    </w:lvl>
    <w:lvl w:ilvl="7" w:tplc="FC62EA5A">
      <w:start w:val="1"/>
      <w:numFmt w:val="lowerLetter"/>
      <w:lvlText w:val="%8."/>
      <w:lvlJc w:val="left"/>
      <w:pPr>
        <w:ind w:left="5760" w:hanging="360"/>
      </w:pPr>
    </w:lvl>
    <w:lvl w:ilvl="8" w:tplc="25F6D2D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B06D30"/>
    <w:multiLevelType w:val="multilevel"/>
    <w:tmpl w:val="168A234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BC01C58"/>
    <w:multiLevelType w:val="multilevel"/>
    <w:tmpl w:val="271A73A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C973457"/>
    <w:multiLevelType w:val="multilevel"/>
    <w:tmpl w:val="C9EAB1C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6FAA1D96"/>
    <w:multiLevelType w:val="hybridMultilevel"/>
    <w:tmpl w:val="06D20D3E"/>
    <w:lvl w:ilvl="0" w:tplc="080A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33F1438"/>
    <w:multiLevelType w:val="hybridMultilevel"/>
    <w:tmpl w:val="41C457E4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0" w15:restartNumberingAfterBreak="0">
    <w:nsid w:val="75603440"/>
    <w:multiLevelType w:val="multilevel"/>
    <w:tmpl w:val="6BBA4B7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67822AA"/>
    <w:multiLevelType w:val="multilevel"/>
    <w:tmpl w:val="26D893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8302364"/>
    <w:multiLevelType w:val="hybridMultilevel"/>
    <w:tmpl w:val="014E5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562F2B"/>
    <w:multiLevelType w:val="hybridMultilevel"/>
    <w:tmpl w:val="ACC447B0"/>
    <w:lvl w:ilvl="0" w:tplc="0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A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  <w:color w:val="auto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5"/>
  </w:num>
  <w:num w:numId="3">
    <w:abstractNumId w:val="3"/>
  </w:num>
  <w:num w:numId="4">
    <w:abstractNumId w:val="9"/>
  </w:num>
  <w:num w:numId="5">
    <w:abstractNumId w:val="8"/>
  </w:num>
  <w:num w:numId="6">
    <w:abstractNumId w:val="6"/>
  </w:num>
  <w:num w:numId="7">
    <w:abstractNumId w:val="24"/>
  </w:num>
  <w:num w:numId="8">
    <w:abstractNumId w:val="32"/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0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3"/>
  </w:num>
  <w:num w:numId="17">
    <w:abstractNumId w:val="10"/>
  </w:num>
  <w:num w:numId="18">
    <w:abstractNumId w:val="5"/>
  </w:num>
  <w:num w:numId="19">
    <w:abstractNumId w:val="31"/>
  </w:num>
  <w:num w:numId="20">
    <w:abstractNumId w:val="20"/>
  </w:num>
  <w:num w:numId="21">
    <w:abstractNumId w:val="1"/>
  </w:num>
  <w:num w:numId="22">
    <w:abstractNumId w:val="25"/>
  </w:num>
  <w:num w:numId="23">
    <w:abstractNumId w:val="22"/>
  </w:num>
  <w:num w:numId="24">
    <w:abstractNumId w:val="18"/>
  </w:num>
  <w:num w:numId="25">
    <w:abstractNumId w:val="30"/>
  </w:num>
  <w:num w:numId="26">
    <w:abstractNumId w:val="21"/>
  </w:num>
  <w:num w:numId="27">
    <w:abstractNumId w:val="4"/>
  </w:num>
  <w:num w:numId="28">
    <w:abstractNumId w:val="26"/>
  </w:num>
  <w:num w:numId="29">
    <w:abstractNumId w:val="7"/>
  </w:num>
  <w:num w:numId="30">
    <w:abstractNumId w:val="14"/>
  </w:num>
  <w:num w:numId="31">
    <w:abstractNumId w:val="23"/>
  </w:num>
  <w:num w:numId="32">
    <w:abstractNumId w:val="29"/>
  </w:num>
  <w:num w:numId="33">
    <w:abstractNumId w:val="19"/>
  </w:num>
  <w:num w:numId="3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riana Gonzalez Buendia">
    <w15:presenceInfo w15:providerId="AD" w15:userId="S::mariana.gonzalez01@gbsupport.net::d0633b1d-96eb-42d1-9b2b-2ce3c4f2943e"/>
  </w15:person>
  <w15:person w15:author="Garcia Montero Brenda Stefani">
    <w15:presenceInfo w15:providerId="AD" w15:userId="S-1-5-21-746725086-2123997335-583566899-469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5F"/>
    <w:rsid w:val="000061B5"/>
    <w:rsid w:val="00021A87"/>
    <w:rsid w:val="00026CB7"/>
    <w:rsid w:val="0002796F"/>
    <w:rsid w:val="0003103F"/>
    <w:rsid w:val="000328ED"/>
    <w:rsid w:val="00041D88"/>
    <w:rsid w:val="00044E61"/>
    <w:rsid w:val="000458A9"/>
    <w:rsid w:val="000469E4"/>
    <w:rsid w:val="00050EB3"/>
    <w:rsid w:val="00067872"/>
    <w:rsid w:val="00076A7F"/>
    <w:rsid w:val="00083FF0"/>
    <w:rsid w:val="00084C45"/>
    <w:rsid w:val="00085A52"/>
    <w:rsid w:val="000A116B"/>
    <w:rsid w:val="000A4B94"/>
    <w:rsid w:val="000B363A"/>
    <w:rsid w:val="000B7AAD"/>
    <w:rsid w:val="000C2637"/>
    <w:rsid w:val="000C64D8"/>
    <w:rsid w:val="000D3C89"/>
    <w:rsid w:val="000F56B9"/>
    <w:rsid w:val="000F79E4"/>
    <w:rsid w:val="0010792C"/>
    <w:rsid w:val="001560DC"/>
    <w:rsid w:val="001609D2"/>
    <w:rsid w:val="00166E39"/>
    <w:rsid w:val="001808FF"/>
    <w:rsid w:val="00184523"/>
    <w:rsid w:val="001A63A4"/>
    <w:rsid w:val="001B53F2"/>
    <w:rsid w:val="001B6DD8"/>
    <w:rsid w:val="001C304A"/>
    <w:rsid w:val="001C4C7E"/>
    <w:rsid w:val="001C51AE"/>
    <w:rsid w:val="001D0FB4"/>
    <w:rsid w:val="001E1CD7"/>
    <w:rsid w:val="001E26D3"/>
    <w:rsid w:val="001E2F1B"/>
    <w:rsid w:val="001E77C9"/>
    <w:rsid w:val="001F0B1F"/>
    <w:rsid w:val="001F2FAE"/>
    <w:rsid w:val="002032E2"/>
    <w:rsid w:val="00203B1D"/>
    <w:rsid w:val="00224EDB"/>
    <w:rsid w:val="00226524"/>
    <w:rsid w:val="00237466"/>
    <w:rsid w:val="00241FD3"/>
    <w:rsid w:val="00255FD9"/>
    <w:rsid w:val="00257087"/>
    <w:rsid w:val="00274ED2"/>
    <w:rsid w:val="002768AA"/>
    <w:rsid w:val="0028364D"/>
    <w:rsid w:val="00286945"/>
    <w:rsid w:val="002A1982"/>
    <w:rsid w:val="002A62A5"/>
    <w:rsid w:val="002C3732"/>
    <w:rsid w:val="002E65A8"/>
    <w:rsid w:val="002F344D"/>
    <w:rsid w:val="00314933"/>
    <w:rsid w:val="003418EC"/>
    <w:rsid w:val="00343EB1"/>
    <w:rsid w:val="00346A64"/>
    <w:rsid w:val="00355CBA"/>
    <w:rsid w:val="0035786B"/>
    <w:rsid w:val="00361B5A"/>
    <w:rsid w:val="00362EC8"/>
    <w:rsid w:val="0036406B"/>
    <w:rsid w:val="00367B27"/>
    <w:rsid w:val="00372E77"/>
    <w:rsid w:val="00374D96"/>
    <w:rsid w:val="003910C7"/>
    <w:rsid w:val="00396748"/>
    <w:rsid w:val="003A1386"/>
    <w:rsid w:val="003B14C0"/>
    <w:rsid w:val="003B3DAF"/>
    <w:rsid w:val="003B7269"/>
    <w:rsid w:val="003D0377"/>
    <w:rsid w:val="003D63EF"/>
    <w:rsid w:val="003F5933"/>
    <w:rsid w:val="004010D7"/>
    <w:rsid w:val="004023CC"/>
    <w:rsid w:val="00402CC6"/>
    <w:rsid w:val="00424E6B"/>
    <w:rsid w:val="00424E9C"/>
    <w:rsid w:val="00434BC0"/>
    <w:rsid w:val="00435D75"/>
    <w:rsid w:val="00451555"/>
    <w:rsid w:val="00461F8E"/>
    <w:rsid w:val="00466D57"/>
    <w:rsid w:val="004713A8"/>
    <w:rsid w:val="00497ACE"/>
    <w:rsid w:val="004A4823"/>
    <w:rsid w:val="004A77AB"/>
    <w:rsid w:val="004B7622"/>
    <w:rsid w:val="004C0188"/>
    <w:rsid w:val="004D18A0"/>
    <w:rsid w:val="004E5543"/>
    <w:rsid w:val="004E5756"/>
    <w:rsid w:val="004F1D18"/>
    <w:rsid w:val="004F44B6"/>
    <w:rsid w:val="00500A1B"/>
    <w:rsid w:val="00501672"/>
    <w:rsid w:val="00513F46"/>
    <w:rsid w:val="00515C26"/>
    <w:rsid w:val="005374CE"/>
    <w:rsid w:val="00546506"/>
    <w:rsid w:val="0055537E"/>
    <w:rsid w:val="00565F9C"/>
    <w:rsid w:val="00573A64"/>
    <w:rsid w:val="005808CB"/>
    <w:rsid w:val="00587A3F"/>
    <w:rsid w:val="005953E9"/>
    <w:rsid w:val="005A01DC"/>
    <w:rsid w:val="005A68EF"/>
    <w:rsid w:val="005A6D4B"/>
    <w:rsid w:val="005C3723"/>
    <w:rsid w:val="005D7C19"/>
    <w:rsid w:val="005E3525"/>
    <w:rsid w:val="005F3704"/>
    <w:rsid w:val="005F5151"/>
    <w:rsid w:val="00601BC3"/>
    <w:rsid w:val="00603896"/>
    <w:rsid w:val="0060653D"/>
    <w:rsid w:val="00613FAC"/>
    <w:rsid w:val="00615091"/>
    <w:rsid w:val="0062000F"/>
    <w:rsid w:val="00622680"/>
    <w:rsid w:val="00624F16"/>
    <w:rsid w:val="00635B70"/>
    <w:rsid w:val="00644BCB"/>
    <w:rsid w:val="006473DD"/>
    <w:rsid w:val="0066130D"/>
    <w:rsid w:val="006633A6"/>
    <w:rsid w:val="006633E3"/>
    <w:rsid w:val="00663497"/>
    <w:rsid w:val="00667CE5"/>
    <w:rsid w:val="00677F30"/>
    <w:rsid w:val="0069346C"/>
    <w:rsid w:val="006972BC"/>
    <w:rsid w:val="006A16FA"/>
    <w:rsid w:val="006A7D63"/>
    <w:rsid w:val="006B75E5"/>
    <w:rsid w:val="006D3B4B"/>
    <w:rsid w:val="006D60D9"/>
    <w:rsid w:val="006F3F92"/>
    <w:rsid w:val="00703362"/>
    <w:rsid w:val="0070425E"/>
    <w:rsid w:val="00705440"/>
    <w:rsid w:val="00707260"/>
    <w:rsid w:val="007114E5"/>
    <w:rsid w:val="00712E27"/>
    <w:rsid w:val="007228EB"/>
    <w:rsid w:val="007577C5"/>
    <w:rsid w:val="00791B85"/>
    <w:rsid w:val="007C08FD"/>
    <w:rsid w:val="007C7BE9"/>
    <w:rsid w:val="007C7D30"/>
    <w:rsid w:val="007D0545"/>
    <w:rsid w:val="007D1177"/>
    <w:rsid w:val="007E53C8"/>
    <w:rsid w:val="007F3655"/>
    <w:rsid w:val="007F68D3"/>
    <w:rsid w:val="0080595C"/>
    <w:rsid w:val="0081068F"/>
    <w:rsid w:val="00813442"/>
    <w:rsid w:val="00857EBE"/>
    <w:rsid w:val="00862E00"/>
    <w:rsid w:val="008822E0"/>
    <w:rsid w:val="00882DF6"/>
    <w:rsid w:val="0089495F"/>
    <w:rsid w:val="00894B37"/>
    <w:rsid w:val="008A1339"/>
    <w:rsid w:val="008A1B5B"/>
    <w:rsid w:val="008B25F1"/>
    <w:rsid w:val="008C011D"/>
    <w:rsid w:val="008E214D"/>
    <w:rsid w:val="008E419D"/>
    <w:rsid w:val="008F0FE6"/>
    <w:rsid w:val="008F27EA"/>
    <w:rsid w:val="008F54FC"/>
    <w:rsid w:val="008F6784"/>
    <w:rsid w:val="008F7E86"/>
    <w:rsid w:val="0091550A"/>
    <w:rsid w:val="00915C1C"/>
    <w:rsid w:val="00926967"/>
    <w:rsid w:val="00934EDD"/>
    <w:rsid w:val="00935BA1"/>
    <w:rsid w:val="00942D4C"/>
    <w:rsid w:val="0095125F"/>
    <w:rsid w:val="00952FA6"/>
    <w:rsid w:val="0096317F"/>
    <w:rsid w:val="00971D31"/>
    <w:rsid w:val="009823F9"/>
    <w:rsid w:val="009857A3"/>
    <w:rsid w:val="00997FCB"/>
    <w:rsid w:val="009B2B05"/>
    <w:rsid w:val="009B7DBE"/>
    <w:rsid w:val="009C243E"/>
    <w:rsid w:val="009C754B"/>
    <w:rsid w:val="009D2FE8"/>
    <w:rsid w:val="009E05A4"/>
    <w:rsid w:val="009F05FF"/>
    <w:rsid w:val="009F1A73"/>
    <w:rsid w:val="009F73E4"/>
    <w:rsid w:val="00A05827"/>
    <w:rsid w:val="00A07B8C"/>
    <w:rsid w:val="00A12152"/>
    <w:rsid w:val="00A13E87"/>
    <w:rsid w:val="00A23342"/>
    <w:rsid w:val="00A36C8F"/>
    <w:rsid w:val="00A40B7D"/>
    <w:rsid w:val="00A44F87"/>
    <w:rsid w:val="00A55B5F"/>
    <w:rsid w:val="00A77F68"/>
    <w:rsid w:val="00A81EEB"/>
    <w:rsid w:val="00A919AD"/>
    <w:rsid w:val="00A94F8A"/>
    <w:rsid w:val="00A97333"/>
    <w:rsid w:val="00AA0B6B"/>
    <w:rsid w:val="00AA3319"/>
    <w:rsid w:val="00AA4934"/>
    <w:rsid w:val="00AB12E8"/>
    <w:rsid w:val="00AB162B"/>
    <w:rsid w:val="00AB3059"/>
    <w:rsid w:val="00AC350A"/>
    <w:rsid w:val="00AC5DF7"/>
    <w:rsid w:val="00AD102B"/>
    <w:rsid w:val="00AD35B3"/>
    <w:rsid w:val="00AD55ED"/>
    <w:rsid w:val="00AE3EF2"/>
    <w:rsid w:val="00AE4651"/>
    <w:rsid w:val="00AE7A03"/>
    <w:rsid w:val="00AF3371"/>
    <w:rsid w:val="00B06D71"/>
    <w:rsid w:val="00B10432"/>
    <w:rsid w:val="00B3676F"/>
    <w:rsid w:val="00B4051A"/>
    <w:rsid w:val="00B65C2D"/>
    <w:rsid w:val="00B71172"/>
    <w:rsid w:val="00B75396"/>
    <w:rsid w:val="00B75939"/>
    <w:rsid w:val="00B802B2"/>
    <w:rsid w:val="00B81725"/>
    <w:rsid w:val="00B8253D"/>
    <w:rsid w:val="00B969BA"/>
    <w:rsid w:val="00BA3441"/>
    <w:rsid w:val="00BC17D6"/>
    <w:rsid w:val="00BC7120"/>
    <w:rsid w:val="00BD28D4"/>
    <w:rsid w:val="00BD3717"/>
    <w:rsid w:val="00BD5477"/>
    <w:rsid w:val="00BD5576"/>
    <w:rsid w:val="00BE3390"/>
    <w:rsid w:val="00C02EC6"/>
    <w:rsid w:val="00C05724"/>
    <w:rsid w:val="00C15BF2"/>
    <w:rsid w:val="00C26C98"/>
    <w:rsid w:val="00C30ED9"/>
    <w:rsid w:val="00C40FB4"/>
    <w:rsid w:val="00C42936"/>
    <w:rsid w:val="00C55893"/>
    <w:rsid w:val="00C74E59"/>
    <w:rsid w:val="00C75E5E"/>
    <w:rsid w:val="00C7712C"/>
    <w:rsid w:val="00C835BA"/>
    <w:rsid w:val="00C94C58"/>
    <w:rsid w:val="00CB1A14"/>
    <w:rsid w:val="00CD0513"/>
    <w:rsid w:val="00CD4481"/>
    <w:rsid w:val="00CE25DD"/>
    <w:rsid w:val="00CE6B04"/>
    <w:rsid w:val="00CF2E82"/>
    <w:rsid w:val="00CF674D"/>
    <w:rsid w:val="00D04E6B"/>
    <w:rsid w:val="00D05350"/>
    <w:rsid w:val="00D1456E"/>
    <w:rsid w:val="00D23722"/>
    <w:rsid w:val="00D35493"/>
    <w:rsid w:val="00D475CC"/>
    <w:rsid w:val="00D500AE"/>
    <w:rsid w:val="00D53D1A"/>
    <w:rsid w:val="00D83000"/>
    <w:rsid w:val="00D8638E"/>
    <w:rsid w:val="00D945C4"/>
    <w:rsid w:val="00D9780E"/>
    <w:rsid w:val="00DB0953"/>
    <w:rsid w:val="00DB2A20"/>
    <w:rsid w:val="00DE0503"/>
    <w:rsid w:val="00E001B0"/>
    <w:rsid w:val="00E13C17"/>
    <w:rsid w:val="00E232F6"/>
    <w:rsid w:val="00E325DF"/>
    <w:rsid w:val="00E42670"/>
    <w:rsid w:val="00E54FFD"/>
    <w:rsid w:val="00E57E95"/>
    <w:rsid w:val="00E6484D"/>
    <w:rsid w:val="00E67639"/>
    <w:rsid w:val="00E7528E"/>
    <w:rsid w:val="00E76C45"/>
    <w:rsid w:val="00E8057A"/>
    <w:rsid w:val="00E84D68"/>
    <w:rsid w:val="00E85E33"/>
    <w:rsid w:val="00E940AE"/>
    <w:rsid w:val="00E96B46"/>
    <w:rsid w:val="00EA0FAC"/>
    <w:rsid w:val="00EB6B93"/>
    <w:rsid w:val="00EC487E"/>
    <w:rsid w:val="00EC48A9"/>
    <w:rsid w:val="00EE45B5"/>
    <w:rsid w:val="00F13F3C"/>
    <w:rsid w:val="00F2583B"/>
    <w:rsid w:val="00F40E9A"/>
    <w:rsid w:val="00F46B9A"/>
    <w:rsid w:val="00F47DBD"/>
    <w:rsid w:val="00F51426"/>
    <w:rsid w:val="00F55DD3"/>
    <w:rsid w:val="00F650CE"/>
    <w:rsid w:val="00F77A55"/>
    <w:rsid w:val="00F8434D"/>
    <w:rsid w:val="00F92E09"/>
    <w:rsid w:val="00F95914"/>
    <w:rsid w:val="00F96464"/>
    <w:rsid w:val="00F9752B"/>
    <w:rsid w:val="00F97770"/>
    <w:rsid w:val="00FA178F"/>
    <w:rsid w:val="00FA6433"/>
    <w:rsid w:val="00FA7010"/>
    <w:rsid w:val="00FB16F9"/>
    <w:rsid w:val="00FB482C"/>
    <w:rsid w:val="00FD2A84"/>
    <w:rsid w:val="00FE3EBC"/>
    <w:rsid w:val="021CA547"/>
    <w:rsid w:val="02522869"/>
    <w:rsid w:val="02770D88"/>
    <w:rsid w:val="0404878E"/>
    <w:rsid w:val="04B2AB9B"/>
    <w:rsid w:val="05915FF3"/>
    <w:rsid w:val="05D444EE"/>
    <w:rsid w:val="05F2D4FE"/>
    <w:rsid w:val="06248601"/>
    <w:rsid w:val="06E49ECE"/>
    <w:rsid w:val="0720B18C"/>
    <w:rsid w:val="08591B34"/>
    <w:rsid w:val="08AFE2BE"/>
    <w:rsid w:val="08D7BB26"/>
    <w:rsid w:val="0976A915"/>
    <w:rsid w:val="09F6CF50"/>
    <w:rsid w:val="0A233356"/>
    <w:rsid w:val="0A8C6DE0"/>
    <w:rsid w:val="0BC47231"/>
    <w:rsid w:val="0E9FF45A"/>
    <w:rsid w:val="0F524009"/>
    <w:rsid w:val="0F6690F0"/>
    <w:rsid w:val="10874C77"/>
    <w:rsid w:val="10A6293B"/>
    <w:rsid w:val="10B2A3F7"/>
    <w:rsid w:val="11273B35"/>
    <w:rsid w:val="1135973D"/>
    <w:rsid w:val="11CD6247"/>
    <w:rsid w:val="135B8F0A"/>
    <w:rsid w:val="15D8F231"/>
    <w:rsid w:val="15E28EF7"/>
    <w:rsid w:val="168C9228"/>
    <w:rsid w:val="17186EA2"/>
    <w:rsid w:val="1870241C"/>
    <w:rsid w:val="187C046A"/>
    <w:rsid w:val="18A33AA5"/>
    <w:rsid w:val="19A11A31"/>
    <w:rsid w:val="1A636C51"/>
    <w:rsid w:val="1B8F51C3"/>
    <w:rsid w:val="1C278058"/>
    <w:rsid w:val="1C6F20A6"/>
    <w:rsid w:val="1CC0A2DE"/>
    <w:rsid w:val="1D8BBC0F"/>
    <w:rsid w:val="1DA27061"/>
    <w:rsid w:val="20FD6B14"/>
    <w:rsid w:val="2168224E"/>
    <w:rsid w:val="21A00C1F"/>
    <w:rsid w:val="2265ED15"/>
    <w:rsid w:val="22A1E784"/>
    <w:rsid w:val="2317FF61"/>
    <w:rsid w:val="235E989C"/>
    <w:rsid w:val="24E560CB"/>
    <w:rsid w:val="27FE6F06"/>
    <w:rsid w:val="290A0AD1"/>
    <w:rsid w:val="290C2FBE"/>
    <w:rsid w:val="2ABA16B6"/>
    <w:rsid w:val="2BCE22C1"/>
    <w:rsid w:val="2D22BB98"/>
    <w:rsid w:val="2D669AFE"/>
    <w:rsid w:val="2DCFF64A"/>
    <w:rsid w:val="2E1A7AAE"/>
    <w:rsid w:val="2FBEF321"/>
    <w:rsid w:val="309F6F71"/>
    <w:rsid w:val="339AD99A"/>
    <w:rsid w:val="34598D9A"/>
    <w:rsid w:val="34E3C227"/>
    <w:rsid w:val="35AB848F"/>
    <w:rsid w:val="36510820"/>
    <w:rsid w:val="36C4C451"/>
    <w:rsid w:val="378444A2"/>
    <w:rsid w:val="384B7F78"/>
    <w:rsid w:val="39ED5555"/>
    <w:rsid w:val="3A8DF0C4"/>
    <w:rsid w:val="3C08CB41"/>
    <w:rsid w:val="3C443F11"/>
    <w:rsid w:val="3C6C88E8"/>
    <w:rsid w:val="3E17B5FD"/>
    <w:rsid w:val="3E481FBE"/>
    <w:rsid w:val="3E525B38"/>
    <w:rsid w:val="3E78EE14"/>
    <w:rsid w:val="3EB42778"/>
    <w:rsid w:val="3FEB9BE3"/>
    <w:rsid w:val="40A420D2"/>
    <w:rsid w:val="4284D436"/>
    <w:rsid w:val="435DD378"/>
    <w:rsid w:val="4575D59B"/>
    <w:rsid w:val="4581E3A4"/>
    <w:rsid w:val="45CD1753"/>
    <w:rsid w:val="468094AF"/>
    <w:rsid w:val="46F864BE"/>
    <w:rsid w:val="46FBD0CD"/>
    <w:rsid w:val="472E349C"/>
    <w:rsid w:val="47EE79AC"/>
    <w:rsid w:val="4836DEF4"/>
    <w:rsid w:val="486ACFA6"/>
    <w:rsid w:val="48B41F84"/>
    <w:rsid w:val="492EF753"/>
    <w:rsid w:val="49E8468C"/>
    <w:rsid w:val="4A8ED917"/>
    <w:rsid w:val="4B2EB4A3"/>
    <w:rsid w:val="4B6852AD"/>
    <w:rsid w:val="4B9B9CC8"/>
    <w:rsid w:val="4C431F8E"/>
    <w:rsid w:val="4C603E71"/>
    <w:rsid w:val="4CB4920D"/>
    <w:rsid w:val="4D01F3FE"/>
    <w:rsid w:val="4D5BF7C2"/>
    <w:rsid w:val="4D678666"/>
    <w:rsid w:val="4ED5CBCE"/>
    <w:rsid w:val="4F11AAFB"/>
    <w:rsid w:val="4F64FB69"/>
    <w:rsid w:val="50E265FD"/>
    <w:rsid w:val="50EE6345"/>
    <w:rsid w:val="53517424"/>
    <w:rsid w:val="53B46609"/>
    <w:rsid w:val="55197713"/>
    <w:rsid w:val="561ACBBE"/>
    <w:rsid w:val="565F9D6D"/>
    <w:rsid w:val="570D064E"/>
    <w:rsid w:val="575A7C41"/>
    <w:rsid w:val="5797A501"/>
    <w:rsid w:val="57B7D7DB"/>
    <w:rsid w:val="58C5EDD4"/>
    <w:rsid w:val="59E77F16"/>
    <w:rsid w:val="5AC25ECB"/>
    <w:rsid w:val="5B5C85AD"/>
    <w:rsid w:val="5DBC6257"/>
    <w:rsid w:val="5DD05A73"/>
    <w:rsid w:val="5FA0D456"/>
    <w:rsid w:val="612F6782"/>
    <w:rsid w:val="61768C66"/>
    <w:rsid w:val="619B2C28"/>
    <w:rsid w:val="61CA46EE"/>
    <w:rsid w:val="62DF038A"/>
    <w:rsid w:val="64737A40"/>
    <w:rsid w:val="64C06581"/>
    <w:rsid w:val="65D54A52"/>
    <w:rsid w:val="65F80D19"/>
    <w:rsid w:val="663A708F"/>
    <w:rsid w:val="6674F020"/>
    <w:rsid w:val="668FDDD1"/>
    <w:rsid w:val="67584C68"/>
    <w:rsid w:val="67DFCE79"/>
    <w:rsid w:val="686C2729"/>
    <w:rsid w:val="6A20A076"/>
    <w:rsid w:val="6AB7893E"/>
    <w:rsid w:val="6C226500"/>
    <w:rsid w:val="6C47EC50"/>
    <w:rsid w:val="6CC21334"/>
    <w:rsid w:val="6D1888F5"/>
    <w:rsid w:val="6D5DA596"/>
    <w:rsid w:val="6E050629"/>
    <w:rsid w:val="6F295A43"/>
    <w:rsid w:val="6FE081EB"/>
    <w:rsid w:val="707B5158"/>
    <w:rsid w:val="7089947E"/>
    <w:rsid w:val="71D2CE77"/>
    <w:rsid w:val="7306ADFA"/>
    <w:rsid w:val="73B4F815"/>
    <w:rsid w:val="73D99DB7"/>
    <w:rsid w:val="744DABB5"/>
    <w:rsid w:val="74ED40C3"/>
    <w:rsid w:val="7505E451"/>
    <w:rsid w:val="7604C746"/>
    <w:rsid w:val="76B4621A"/>
    <w:rsid w:val="7714305C"/>
    <w:rsid w:val="77A0933B"/>
    <w:rsid w:val="799B64D1"/>
    <w:rsid w:val="7A2866B7"/>
    <w:rsid w:val="7A2E1274"/>
    <w:rsid w:val="7B07D38B"/>
    <w:rsid w:val="7C356136"/>
    <w:rsid w:val="7C7EC895"/>
    <w:rsid w:val="7FB1F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45106E"/>
  <w15:chartTrackingRefBased/>
  <w15:docId w15:val="{029B87A7-1EF1-4576-B765-68E6309C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424E9C"/>
    <w:pPr>
      <w:keepNext/>
      <w:spacing w:before="240" w:after="120" w:line="240" w:lineRule="auto"/>
      <w:jc w:val="both"/>
      <w:outlineLvl w:val="1"/>
    </w:pPr>
    <w:rPr>
      <w:rFonts w:ascii="Calibri" w:eastAsia="Times New Roman" w:hAnsi="Calibri" w:cs="Times New Roman"/>
      <w:b/>
      <w:bCs/>
      <w:iCs/>
      <w:color w:val="262626" w:themeColor="text1" w:themeTint="D9"/>
      <w:sz w:val="24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51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5125F"/>
  </w:style>
  <w:style w:type="paragraph" w:styleId="Piedepgina">
    <w:name w:val="footer"/>
    <w:basedOn w:val="Normal"/>
    <w:link w:val="PiedepginaCar"/>
    <w:unhideWhenUsed/>
    <w:rsid w:val="00951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5125F"/>
  </w:style>
  <w:style w:type="table" w:styleId="Tablaconcuadrcula">
    <w:name w:val="Table Grid"/>
    <w:basedOn w:val="Tablanormal"/>
    <w:uiPriority w:val="39"/>
    <w:rsid w:val="00951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5125F"/>
    <w:rPr>
      <w:color w:val="808080"/>
    </w:rPr>
  </w:style>
  <w:style w:type="character" w:customStyle="1" w:styleId="Estilo1">
    <w:name w:val="Estilo1"/>
    <w:basedOn w:val="Fuentedeprrafopredeter"/>
    <w:uiPriority w:val="1"/>
    <w:rsid w:val="0095125F"/>
    <w:rPr>
      <w:rFonts w:asciiTheme="majorHAnsi" w:hAnsiTheme="majorHAnsi"/>
      <w:color w:val="44546A" w:themeColor="text2"/>
      <w:sz w:val="72"/>
    </w:rPr>
  </w:style>
  <w:style w:type="character" w:customStyle="1" w:styleId="Estilo3">
    <w:name w:val="Estilo3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40"/>
    </w:rPr>
  </w:style>
  <w:style w:type="character" w:customStyle="1" w:styleId="Estilo4">
    <w:name w:val="Estilo4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32"/>
    </w:rPr>
  </w:style>
  <w:style w:type="character" w:customStyle="1" w:styleId="Estilo5">
    <w:name w:val="Estilo5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32"/>
    </w:rPr>
  </w:style>
  <w:style w:type="paragraph" w:styleId="Ttulo">
    <w:name w:val="Title"/>
    <w:basedOn w:val="Normal"/>
    <w:link w:val="TtuloCar"/>
    <w:qFormat/>
    <w:rsid w:val="0095125F"/>
    <w:pPr>
      <w:spacing w:before="240" w:after="120" w:line="288" w:lineRule="auto"/>
      <w:jc w:val="center"/>
    </w:pPr>
    <w:rPr>
      <w:rFonts w:ascii="Calibri" w:eastAsia="Arial Unicode MS" w:hAnsi="Calibri" w:cs="Arial"/>
      <w:b/>
      <w:bCs/>
      <w:color w:val="262626" w:themeColor="text1" w:themeTint="D9"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5125F"/>
    <w:rPr>
      <w:rFonts w:ascii="Calibri" w:eastAsia="Arial Unicode MS" w:hAnsi="Calibri" w:cs="Arial"/>
      <w:b/>
      <w:bCs/>
      <w:color w:val="262626" w:themeColor="text1" w:themeTint="D9"/>
      <w:sz w:val="36"/>
      <w:szCs w:val="36"/>
      <w:lang w:val="es-ES" w:eastAsia="es-ES"/>
    </w:rPr>
  </w:style>
  <w:style w:type="paragraph" w:customStyle="1" w:styleId="CNBVInstruccionesA">
    <w:name w:val="CNBV Instrucciones A"/>
    <w:basedOn w:val="Normal"/>
    <w:rsid w:val="0095125F"/>
    <w:pPr>
      <w:shd w:val="clear" w:color="auto" w:fill="FFFFFF" w:themeFill="background1"/>
      <w:spacing w:after="0" w:line="240" w:lineRule="auto"/>
      <w:ind w:left="567" w:right="284"/>
    </w:pPr>
    <w:rPr>
      <w:rFonts w:eastAsia="Times New Roman" w:cs="Times New Roman"/>
      <w:i/>
      <w:color w:val="618DC3"/>
      <w:sz w:val="16"/>
      <w:szCs w:val="14"/>
      <w:lang w:eastAsia="es-ES"/>
    </w:rPr>
  </w:style>
  <w:style w:type="paragraph" w:customStyle="1" w:styleId="EstiloinfoblueIzquierda063cm">
    <w:name w:val="Estilo infoblue + Izquierda:  0.63 cm"/>
    <w:basedOn w:val="Normal"/>
    <w:rsid w:val="00424E9C"/>
    <w:pPr>
      <w:spacing w:before="120" w:after="120" w:line="240" w:lineRule="atLeast"/>
      <w:ind w:left="357"/>
      <w:jc w:val="both"/>
    </w:pPr>
    <w:rPr>
      <w:rFonts w:ascii="Arial" w:eastAsia="Times New Roman" w:hAnsi="Arial" w:cs="Times New Roman"/>
      <w:i/>
      <w:iCs/>
      <w:color w:val="0000FF"/>
      <w:sz w:val="20"/>
      <w:szCs w:val="20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424E9C"/>
    <w:pPr>
      <w:tabs>
        <w:tab w:val="left" w:pos="709"/>
        <w:tab w:val="right" w:leader="dot" w:pos="9356"/>
      </w:tabs>
      <w:spacing w:before="120" w:after="0" w:line="240" w:lineRule="auto"/>
      <w:jc w:val="both"/>
    </w:pPr>
    <w:rPr>
      <w:rFonts w:ascii="Arial" w:eastAsia="Times New Roman" w:hAnsi="Arial" w:cs="Times New Roman"/>
      <w:b/>
      <w:noProof/>
      <w:color w:val="262626" w:themeColor="text1" w:themeTint="D9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424E9C"/>
    <w:pPr>
      <w:tabs>
        <w:tab w:val="left" w:pos="709"/>
        <w:tab w:val="right" w:leader="dot" w:pos="9962"/>
      </w:tabs>
      <w:spacing w:after="0" w:line="240" w:lineRule="auto"/>
      <w:ind w:left="284"/>
    </w:pPr>
    <w:rPr>
      <w:rFonts w:ascii="Arial" w:eastAsia="Times New Roman" w:hAnsi="Arial" w:cs="Times New Roman"/>
      <w:noProof/>
      <w:color w:val="262626" w:themeColor="text1" w:themeTint="D9"/>
      <w:sz w:val="20"/>
      <w:szCs w:val="20"/>
      <w:lang w:val="es-ES"/>
    </w:rPr>
  </w:style>
  <w:style w:type="paragraph" w:customStyle="1" w:styleId="EstiloTtulo16pt">
    <w:name w:val="Estilo Título + 16 pt"/>
    <w:basedOn w:val="Ttulo"/>
    <w:rsid w:val="00424E9C"/>
    <w:pPr>
      <w:spacing w:before="360" w:after="360"/>
    </w:pPr>
  </w:style>
  <w:style w:type="character" w:styleId="Hipervnculo">
    <w:name w:val="Hyperlink"/>
    <w:basedOn w:val="Fuentedeprrafopredeter"/>
    <w:uiPriority w:val="99"/>
    <w:rsid w:val="00424E9C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rsid w:val="00424E9C"/>
    <w:rPr>
      <w:rFonts w:ascii="Calibri" w:eastAsia="Times New Roman" w:hAnsi="Calibri" w:cs="Times New Roman"/>
      <w:b/>
      <w:bCs/>
      <w:iCs/>
      <w:color w:val="262626" w:themeColor="text1" w:themeTint="D9"/>
      <w:sz w:val="24"/>
      <w:szCs w:val="28"/>
      <w:lang w:val="en-US"/>
    </w:rPr>
  </w:style>
  <w:style w:type="paragraph" w:customStyle="1" w:styleId="EstiloTtulo1Antes6ptoDespus3ptoInterlineadoMn">
    <w:name w:val="Estilo Título 1 + Antes:  6 pto Después:  3 pto Interlineado:  Mín..."/>
    <w:basedOn w:val="Ttulo1"/>
    <w:rsid w:val="00424E9C"/>
    <w:pPr>
      <w:keepLines w:val="0"/>
      <w:spacing w:after="180" w:line="240" w:lineRule="atLeast"/>
      <w:jc w:val="both"/>
    </w:pPr>
    <w:rPr>
      <w:rFonts w:ascii="Arial" w:eastAsia="Times New Roman" w:hAnsi="Arial" w:cs="Times New Roman"/>
      <w:b/>
      <w:bCs/>
      <w:color w:val="auto"/>
      <w:kern w:val="32"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424E9C"/>
    <w:pPr>
      <w:spacing w:before="60" w:after="60" w:line="288" w:lineRule="auto"/>
      <w:ind w:left="708"/>
      <w:jc w:val="both"/>
    </w:pPr>
    <w:rPr>
      <w:rFonts w:ascii="Arial" w:eastAsia="Times New Roman" w:hAnsi="Arial" w:cs="Times New Roman"/>
      <w:color w:val="262626" w:themeColor="text1" w:themeTint="D9"/>
      <w:sz w:val="20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24E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Text">
    <w:name w:val="Table Text"/>
    <w:basedOn w:val="Normal"/>
    <w:rsid w:val="00424E9C"/>
    <w:pPr>
      <w:spacing w:after="0" w:line="240" w:lineRule="auto"/>
      <w:ind w:left="14"/>
    </w:pPr>
    <w:rPr>
      <w:rFonts w:ascii="Arial" w:eastAsia="Times New Roman" w:hAnsi="Arial" w:cs="Times New Roman"/>
      <w:color w:val="262626" w:themeColor="text1" w:themeTint="D9"/>
      <w:spacing w:val="-5"/>
      <w:sz w:val="16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4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4EDD"/>
    <w:rPr>
      <w:rFonts w:ascii="Segoe UI" w:hAnsi="Segoe UI" w:cs="Segoe UI"/>
      <w:sz w:val="18"/>
      <w:szCs w:val="18"/>
    </w:rPr>
  </w:style>
  <w:style w:type="character" w:customStyle="1" w:styleId="InfoBlueCar">
    <w:name w:val="InfoBlue Car"/>
    <w:basedOn w:val="Fuentedeprrafopredeter"/>
    <w:link w:val="InfoBlue"/>
    <w:locked/>
    <w:rsid w:val="000458A9"/>
    <w:rPr>
      <w:rFonts w:ascii="Arial" w:hAnsi="Arial" w:cs="Arial"/>
      <w:i/>
      <w:iCs/>
      <w:color w:val="0000FF"/>
    </w:rPr>
  </w:style>
  <w:style w:type="paragraph" w:customStyle="1" w:styleId="InfoBlue">
    <w:name w:val="InfoBlue"/>
    <w:basedOn w:val="Normal"/>
    <w:next w:val="Normal"/>
    <w:link w:val="InfoBlueCar"/>
    <w:rsid w:val="000458A9"/>
    <w:pPr>
      <w:widowControl w:val="0"/>
      <w:spacing w:before="60" w:after="120" w:line="240" w:lineRule="atLeast"/>
      <w:ind w:left="111"/>
    </w:pPr>
    <w:rPr>
      <w:rFonts w:ascii="Arial" w:hAnsi="Arial" w:cs="Arial"/>
      <w:i/>
      <w:iCs/>
      <w:color w:val="0000FF"/>
    </w:rPr>
  </w:style>
  <w:style w:type="character" w:styleId="Refdecomentario">
    <w:name w:val="annotation reference"/>
    <w:basedOn w:val="Fuentedeprrafopredeter"/>
    <w:uiPriority w:val="99"/>
    <w:semiHidden/>
    <w:unhideWhenUsed/>
    <w:rsid w:val="009F1A7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1A7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1A7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1A7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1A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183123C27D2746B898A522EB033FB6" ma:contentTypeVersion="4" ma:contentTypeDescription="Crear nuevo documento." ma:contentTypeScope="" ma:versionID="b3f98f368efcd8d4452f0bf8e75dece1">
  <xsd:schema xmlns:xsd="http://www.w3.org/2001/XMLSchema" xmlns:xs="http://www.w3.org/2001/XMLSchema" xmlns:p="http://schemas.microsoft.com/office/2006/metadata/properties" xmlns:ns2="f33200b1-a6ed-4e1e-b599-2cac429c1e12" xmlns:ns3="1a23ee96-535d-4a63-bfab-bfe6c5db3b34" targetNamespace="http://schemas.microsoft.com/office/2006/metadata/properties" ma:root="true" ma:fieldsID="71faae2e3b5f2629b022b342d9c44662" ns2:_="" ns3:_="">
    <xsd:import namespace="f33200b1-a6ed-4e1e-b599-2cac429c1e12"/>
    <xsd:import namespace="1a23ee96-535d-4a63-bfab-bfe6c5db3b3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200b1-a6ed-4e1e-b599-2cac429c1e1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3ee96-535d-4a63-bfab-bfe6c5db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33200b1-a6ed-4e1e-b599-2cac429c1e12">ZZCEEU65ZCZS-1488212104-816</_dlc_DocId>
    <_dlc_DocIdUrl xmlns="f33200b1-a6ed-4e1e-b599-2cac429c1e12">
      <Url>https://corporativobiometria.sharepoint.com/sites/CentroDocumentacionBA/CMMI_BA/_layouts/15/DocIdRedir.aspx?ID=ZZCEEU65ZCZS-1488212104-816</Url>
      <Description>ZZCEEU65ZCZS-1488212104-816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07C4B-C182-4D6F-A5A9-978922AC2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200b1-a6ed-4e1e-b599-2cac429c1e12"/>
    <ds:schemaRef ds:uri="1a23ee96-535d-4a63-bfab-bfe6c5db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CFD872-5F3D-4F19-B037-32557F0363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238B1-788F-4339-9C7F-3808DD38E88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63DA23-70CC-44DA-A8EC-E3FBC1A42D56}">
  <ds:schemaRefs>
    <ds:schemaRef ds:uri="http://schemas.microsoft.com/office/2006/metadata/properties"/>
    <ds:schemaRef ds:uri="http://schemas.microsoft.com/office/infopath/2007/PartnerControls"/>
    <ds:schemaRef ds:uri="f33200b1-a6ed-4e1e-b599-2cac429c1e12"/>
  </ds:schemaRefs>
</ds:datastoreItem>
</file>

<file path=customXml/itemProps5.xml><?xml version="1.0" encoding="utf-8"?>
<ds:datastoreItem xmlns:ds="http://schemas.openxmlformats.org/officeDocument/2006/customXml" ds:itemID="{C91981BE-E5DA-48DA-9B7D-671D9BF13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15</Pages>
  <Words>1295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Espinosa</dc:creator>
  <cp:keywords/>
  <dc:description/>
  <cp:lastModifiedBy>Mariana Gonzalez Buendia</cp:lastModifiedBy>
  <cp:revision>192</cp:revision>
  <cp:lastPrinted>2017-02-13T18:38:00Z</cp:lastPrinted>
  <dcterms:created xsi:type="dcterms:W3CDTF">2019-04-25T00:55:00Z</dcterms:created>
  <dcterms:modified xsi:type="dcterms:W3CDTF">2020-06-17T22:30:00Z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0x0101008D183123C27D2746B898A522EB033FB6</vt:lpwstr>
  </property>
  <property fmtid="{D5CDD505-2E9C-101B-9397-08002B2CF9AE}" pid="3" name="_dlc_DocIdItemGuid">
    <vt:lpwstr>c978bbfb-2d76-4073-be23-0c5439d71c6d</vt:lpwstr>
  </property>
</Properties>
</file>