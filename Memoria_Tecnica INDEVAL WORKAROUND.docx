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95125F" w:rsidRPr="008E419D" w:rsidRDefault="0095125F">
      <w:pPr>
        <w:rPr>
          <w:rFonts w:ascii="Century Gothic" w:hAnsi="Century Gothic"/>
        </w:rPr>
      </w:pPr>
    </w:p>
    <w:p w14:paraId="0A37501D" w14:textId="77777777" w:rsidR="0095125F" w:rsidRPr="008E419D" w:rsidRDefault="0095125F" w:rsidP="0095125F">
      <w:pPr>
        <w:rPr>
          <w:rFonts w:ascii="Century Gothic" w:hAnsi="Century Gothic"/>
        </w:rPr>
      </w:pPr>
    </w:p>
    <w:p w14:paraId="5DAB6C7B" w14:textId="77777777" w:rsidR="0095125F" w:rsidRPr="008E419D" w:rsidRDefault="0095125F" w:rsidP="0095125F">
      <w:pPr>
        <w:rPr>
          <w:rFonts w:ascii="Century Gothic" w:hAnsi="Century Gothic"/>
        </w:rPr>
      </w:pPr>
    </w:p>
    <w:p w14:paraId="02EB378F" w14:textId="77777777" w:rsidR="0095125F" w:rsidRPr="008E419D" w:rsidRDefault="0095125F" w:rsidP="0095125F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p w14:paraId="6A05A809" w14:textId="77777777" w:rsidR="0095125F" w:rsidRPr="008E419D" w:rsidRDefault="0095125F" w:rsidP="0095125F">
      <w:pPr>
        <w:rPr>
          <w:rFonts w:ascii="Century Gothic" w:hAnsi="Century Gothic"/>
        </w:rPr>
      </w:pPr>
    </w:p>
    <w:p w14:paraId="5A39BBE3" w14:textId="77777777" w:rsidR="0095125F" w:rsidRPr="008E419D" w:rsidRDefault="0095125F" w:rsidP="0095125F">
      <w:pPr>
        <w:tabs>
          <w:tab w:val="left" w:pos="9887"/>
        </w:tabs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tbl>
      <w:tblPr>
        <w:tblStyle w:val="Tablaconcuadrcul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4046"/>
      </w:tblGrid>
      <w:tr w:rsidR="0095125F" w:rsidRPr="008E419D" w14:paraId="63C4C3C3" w14:textId="77777777" w:rsidTr="00AA0B6B">
        <w:sdt>
          <w:sdtPr>
            <w:rPr>
              <w:rStyle w:val="Estilo1"/>
              <w:rFonts w:ascii="Century Gothic" w:hAnsi="Century Gothic"/>
            </w:rPr>
            <w:alias w:val="Título"/>
            <w:tag w:val="Título"/>
            <w:id w:val="30110346"/>
          </w:sdtPr>
          <w:sdtEndPr>
            <w:rPr>
              <w:rStyle w:val="Fuentedeprrafopredeter"/>
              <w:noProof/>
              <w:color w:val="auto"/>
              <w:sz w:val="56"/>
              <w:szCs w:val="56"/>
              <w:lang w:eastAsia="es-MX"/>
            </w:rPr>
          </w:sdtEndPr>
          <w:sdtContent>
            <w:tc>
              <w:tcPr>
                <w:tcW w:w="9015" w:type="dxa"/>
                <w:gridSpan w:val="2"/>
                <w:vAlign w:val="center"/>
              </w:tcPr>
              <w:p w14:paraId="464680BF" w14:textId="5148EAE3" w:rsidR="0095125F" w:rsidRPr="008E419D" w:rsidRDefault="00CB1A14" w:rsidP="00AA0B6B">
                <w:pPr>
                  <w:spacing w:after="240"/>
                  <w:jc w:val="center"/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</w:pPr>
                <w:r>
                  <w:rPr>
                    <w:rStyle w:val="Estilo1"/>
                    <w:rFonts w:ascii="Century Gothic" w:hAnsi="Century Gothic"/>
                    <w:color w:val="00B050"/>
                    <w:sz w:val="56"/>
                  </w:rPr>
                  <w:t>Memoria Técnica</w:t>
                </w:r>
                <w:r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  <w:t xml:space="preserve"> </w:t>
                </w:r>
              </w:p>
            </w:tc>
          </w:sdtContent>
        </w:sdt>
      </w:tr>
      <w:tr w:rsidR="0095125F" w14:paraId="04E3CEF3" w14:textId="77777777" w:rsidTr="00AA0B6B">
        <w:sdt>
          <w:sdtPr>
            <w:rPr>
              <w:rStyle w:val="Estilo3"/>
            </w:rPr>
            <w:alias w:val="Subtítulo"/>
            <w:tag w:val="Subtítulo"/>
            <w:id w:val="30110357"/>
          </w:sdtPr>
          <w:sdtEndPr>
            <w:rPr>
              <w:rStyle w:val="Fuentedeprrafopredeter"/>
              <w:noProof/>
              <w:color w:val="auto"/>
              <w:sz w:val="22"/>
              <w:szCs w:val="40"/>
              <w:lang w:eastAsia="es-MX"/>
            </w:rPr>
          </w:sdtEndPr>
          <w:sdtContent>
            <w:tc>
              <w:tcPr>
                <w:tcW w:w="9015" w:type="dxa"/>
                <w:gridSpan w:val="2"/>
                <w:tcBorders>
                  <w:bottom w:val="single" w:sz="24" w:space="0" w:color="808080" w:themeColor="background1" w:themeShade="80"/>
                </w:tcBorders>
                <w:vAlign w:val="center"/>
              </w:tcPr>
              <w:p w14:paraId="25CC7D6F" w14:textId="088024FD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40"/>
                    <w:szCs w:val="40"/>
                    <w:lang w:eastAsia="es-MX"/>
                  </w:rPr>
                </w:pPr>
                <w:r>
                  <w:rPr>
                    <w:rStyle w:val="Estilo3"/>
                  </w:rPr>
                  <w:t>Desarrollo de</w:t>
                </w:r>
                <w:r w:rsidR="00A13E87">
                  <w:rPr>
                    <w:rStyle w:val="Estilo3"/>
                  </w:rPr>
                  <w:t xml:space="preserve"> Shell Scripting</w:t>
                </w:r>
              </w:p>
            </w:tc>
          </w:sdtContent>
        </w:sdt>
      </w:tr>
      <w:tr w:rsidR="0095125F" w14:paraId="2FAA243B" w14:textId="77777777" w:rsidTr="00AA0B6B">
        <w:tc>
          <w:tcPr>
            <w:tcW w:w="4593" w:type="dxa"/>
            <w:tcBorders>
              <w:top w:val="single" w:sz="24" w:space="0" w:color="808080" w:themeColor="background1" w:themeShade="80"/>
            </w:tcBorders>
            <w:vAlign w:val="center"/>
          </w:tcPr>
          <w:p w14:paraId="241D2853" w14:textId="4DED72D5" w:rsidR="0095125F" w:rsidRPr="00877663" w:rsidRDefault="005E491F" w:rsidP="00AA0B6B">
            <w:pPr>
              <w:spacing w:after="240"/>
              <w:ind w:right="-647"/>
              <w:jc w:val="center"/>
              <w:rPr>
                <w:noProof/>
                <w:sz w:val="32"/>
                <w:szCs w:val="32"/>
                <w:lang w:eastAsia="es-MX"/>
              </w:rPr>
            </w:pPr>
            <w:sdt>
              <w:sdtPr>
                <w:rPr>
                  <w:rStyle w:val="Estilo4"/>
                </w:rPr>
                <w:id w:val="47334140"/>
                <w:lock w:val="contentLocked"/>
                <w:showingPlcHdr/>
                <w:text/>
              </w:sdtPr>
              <w:sdtEndPr>
                <w:rPr>
                  <w:rStyle w:val="Estilo4"/>
                </w:rPr>
              </w:sdtEndPr>
              <w:sdtContent>
                <w:r w:rsidR="0095125F" w:rsidRPr="00076234">
                  <w:rPr>
                    <w:rStyle w:val="Textodelmarcadordeposicin"/>
                    <w:sz w:val="28"/>
                  </w:rPr>
                  <w:t>Versión</w:t>
                </w:r>
                <w:r w:rsidR="0095125F">
                  <w:rPr>
                    <w:rStyle w:val="Textodelmarcadordeposicin"/>
                    <w:sz w:val="28"/>
                  </w:rPr>
                  <w:t xml:space="preserve">  </w:t>
                </w:r>
              </w:sdtContent>
            </w:sdt>
            <w:sdt>
              <w:sdtPr>
                <w:rPr>
                  <w:rStyle w:val="Estilo4"/>
                </w:rPr>
                <w:alias w:val="Versión"/>
                <w:tag w:val="Versión"/>
                <w:id w:val="30110364"/>
              </w:sdtPr>
              <w:sdtEndPr>
                <w:rPr>
                  <w:rStyle w:val="Fuentedeprrafopredeter"/>
                  <w:rFonts w:ascii="Century Gothic" w:hAnsi="Century Gothic"/>
                  <w:noProof/>
                  <w:color w:val="auto"/>
                  <w:sz w:val="22"/>
                  <w:szCs w:val="32"/>
                  <w:lang w:eastAsia="es-MX"/>
                </w:rPr>
              </w:sdtEndPr>
              <w:sdtContent>
                <w:r w:rsidR="0095125F" w:rsidRPr="008E419D">
                  <w:rPr>
                    <w:rStyle w:val="Estilo4"/>
                    <w:rFonts w:ascii="Century Gothic" w:hAnsi="Century Gothic"/>
                  </w:rPr>
                  <w:t>[</w:t>
                </w:r>
                <w:r w:rsidR="00361B5A">
                  <w:rPr>
                    <w:rStyle w:val="Estilo4"/>
                    <w:rFonts w:ascii="Century Gothic" w:hAnsi="Century Gothic"/>
                  </w:rPr>
                  <w:t>1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.</w:t>
                </w:r>
                <w:r w:rsidR="00361B5A">
                  <w:rPr>
                    <w:rStyle w:val="Estilo4"/>
                    <w:rFonts w:ascii="Century Gothic" w:hAnsi="Century Gothic"/>
                  </w:rPr>
                  <w:t>0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]</w:t>
                </w:r>
              </w:sdtContent>
            </w:sdt>
          </w:p>
        </w:tc>
        <w:sdt>
          <w:sdtPr>
            <w:rPr>
              <w:rStyle w:val="Estilo5"/>
              <w:rFonts w:ascii="Century Gothic" w:hAnsi="Century Gothic"/>
            </w:rPr>
            <w:alias w:val="Fecha"/>
            <w:tag w:val="Fecha"/>
            <w:id w:val="30110384"/>
            <w:date w:fullDate="2020-06-08T00:00:00Z">
              <w:dateFormat w:val="d-MMM-yy"/>
              <w:lid w:val="es-MX"/>
              <w:storeMappedDataAs w:val="dateTime"/>
              <w:calendar w:val="gregorian"/>
            </w:date>
          </w:sdtPr>
          <w:sdtEndPr>
            <w:rPr>
              <w:rStyle w:val="Fuentedeprrafopredeter"/>
              <w:noProof/>
              <w:color w:val="auto"/>
              <w:sz w:val="22"/>
              <w:szCs w:val="32"/>
              <w:lang w:eastAsia="es-MX"/>
            </w:rPr>
          </w:sdtEndPr>
          <w:sdtContent>
            <w:tc>
              <w:tcPr>
                <w:tcW w:w="4422" w:type="dxa"/>
                <w:tcBorders>
                  <w:top w:val="single" w:sz="24" w:space="0" w:color="808080" w:themeColor="background1" w:themeShade="80"/>
                </w:tcBorders>
                <w:vAlign w:val="center"/>
              </w:tcPr>
              <w:p w14:paraId="3BD9732A" w14:textId="2F9A876F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32"/>
                    <w:szCs w:val="32"/>
                    <w:lang w:eastAsia="es-MX"/>
                  </w:rPr>
                </w:pPr>
                <w:r>
                  <w:rPr>
                    <w:rStyle w:val="Estilo5"/>
                    <w:rFonts w:ascii="Century Gothic" w:hAnsi="Century Gothic"/>
                  </w:rPr>
                  <w:t>8-jun-20</w:t>
                </w:r>
              </w:p>
            </w:tc>
          </w:sdtContent>
        </w:sdt>
      </w:tr>
    </w:tbl>
    <w:p w14:paraId="41C8F396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42"/>
        </w:rPr>
      </w:pPr>
    </w:p>
    <w:p w14:paraId="72A3D3EC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18"/>
          <w:szCs w:val="18"/>
        </w:rPr>
      </w:pPr>
    </w:p>
    <w:p w14:paraId="405144A2" w14:textId="77777777" w:rsidR="00E85E33" w:rsidRPr="008E419D" w:rsidRDefault="00E85E33" w:rsidP="00E85E33">
      <w:pPr>
        <w:jc w:val="both"/>
        <w:rPr>
          <w:rFonts w:ascii="Century Gothic" w:hAnsi="Century Gothic" w:cs="Arial"/>
          <w:color w:val="0000FF"/>
          <w:sz w:val="18"/>
          <w:szCs w:val="18"/>
        </w:rPr>
      </w:pPr>
      <w:r w:rsidRPr="008E419D">
        <w:rPr>
          <w:rFonts w:ascii="Century Gothic" w:hAnsi="Century Gothic" w:cs="Arial"/>
          <w:color w:val="0000FF"/>
          <w:sz w:val="18"/>
          <w:szCs w:val="18"/>
        </w:rPr>
        <w:t xml:space="preserve">Nota: </w:t>
      </w:r>
    </w:p>
    <w:p w14:paraId="03D50113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Todas las instrucciones (color azul) que se encuentran predefinidos en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éste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documento deben ser eliminados ya que son una guía para el autor del documento.</w:t>
      </w:r>
    </w:p>
    <w:p w14:paraId="5ACEDEB6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Palabras, datos o frases que se encuentren entre los signos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( [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proofErr w:type="spell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] 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o &lt;</w:t>
      </w:r>
      <w:proofErr w:type="spellStart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&gt;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) deben ser reemplazados por la información que aplique para cada caso o visita.</w:t>
      </w:r>
    </w:p>
    <w:p w14:paraId="2ADDDB0F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Respetar el formato (fuente, tamaño y estilo de letras; colores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>(negro</w:t>
      </w:r>
      <w:proofErr w:type="gramStart"/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 xml:space="preserve">) 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;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espacios entre párrafos; saltos de página y sección, etc.) que se encuentran predefinidos en este documento. </w:t>
      </w:r>
    </w:p>
    <w:p w14:paraId="64EFF9B2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tipo de Documento deberá ser procedimiento, instructivos, Formatos, manuales</w:t>
      </w:r>
    </w:p>
    <w:p w14:paraId="0D0B940D" w14:textId="77777777" w:rsidR="00E85E33" w:rsidRPr="008E419D" w:rsidRDefault="00E85E33" w:rsidP="00E85E33">
      <w:pPr>
        <w:pStyle w:val="CNBVInstruccionesA"/>
        <w:ind w:left="36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E27B00A" w14:textId="77777777" w:rsidR="00E85E33" w:rsidRPr="008E419D" w:rsidRDefault="00E85E33" w:rsidP="00E85E33">
      <w:pPr>
        <w:pStyle w:val="CNBVInstruccionesA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6808D69" w14:textId="77777777" w:rsidR="0095125F" w:rsidRPr="008E419D" w:rsidRDefault="00E85E33" w:rsidP="00E85E33">
      <w:pPr>
        <w:rPr>
          <w:rFonts w:ascii="Century Gothic" w:hAnsi="Century Gothic" w:cs="Arial"/>
          <w:color w:val="0000FF"/>
          <w:sz w:val="20"/>
        </w:rPr>
      </w:pPr>
      <w:r w:rsidRPr="008E419D">
        <w:rPr>
          <w:rFonts w:ascii="Century Gothic" w:hAnsi="Century Gothic" w:cs="Arial"/>
          <w:b/>
          <w:color w:val="0000FF"/>
          <w:sz w:val="20"/>
          <w:szCs w:val="20"/>
        </w:rPr>
        <w:t xml:space="preserve">Cualquier documento que sea emitido por la Dirección de XXX deberá ser enviado a la </w:t>
      </w:r>
      <w:r w:rsidR="00935BA1">
        <w:rPr>
          <w:rFonts w:ascii="Century Gothic" w:hAnsi="Century Gothic" w:cs="Arial"/>
          <w:b/>
          <w:color w:val="0000FF"/>
          <w:sz w:val="20"/>
          <w:szCs w:val="20"/>
        </w:rPr>
        <w:t>PMO</w:t>
      </w:r>
      <w:r>
        <w:rPr>
          <w:rFonts w:ascii="Century Gothic" w:hAnsi="Century Gothic" w:cs="Arial"/>
          <w:b/>
          <w:i/>
          <w:color w:val="0000FF"/>
          <w:sz w:val="20"/>
          <w:szCs w:val="20"/>
        </w:rPr>
        <w:t xml:space="preserve"> </w:t>
      </w:r>
      <w:r w:rsidRPr="008E419D">
        <w:rPr>
          <w:rFonts w:ascii="Century Gothic" w:hAnsi="Century Gothic" w:cs="Arial"/>
          <w:b/>
          <w:color w:val="0000FF"/>
          <w:sz w:val="20"/>
          <w:szCs w:val="20"/>
        </w:rPr>
        <w:t>antes de su formalización (firmas y difusión</w:t>
      </w:r>
      <w:r w:rsidR="00934EDD">
        <w:rPr>
          <w:rFonts w:ascii="Century Gothic" w:hAnsi="Century Gothic" w:cs="Arial"/>
          <w:b/>
          <w:color w:val="0000FF"/>
          <w:sz w:val="20"/>
          <w:szCs w:val="20"/>
        </w:rPr>
        <w:t>)</w:t>
      </w:r>
    </w:p>
    <w:p w14:paraId="60061E4C" w14:textId="77777777" w:rsidR="00AA0B6B" w:rsidRPr="008E419D" w:rsidRDefault="00AA0B6B" w:rsidP="0095125F">
      <w:pPr>
        <w:tabs>
          <w:tab w:val="left" w:pos="2390"/>
        </w:tabs>
        <w:rPr>
          <w:rFonts w:ascii="Century Gothic" w:hAnsi="Century Gothic"/>
        </w:rPr>
      </w:pPr>
    </w:p>
    <w:p w14:paraId="44EAFD9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4B94D5A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DEEC669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656B9AB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</w:rPr>
      </w:pPr>
    </w:p>
    <w:p w14:paraId="45FB0818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</w:p>
    <w:p w14:paraId="24C9ECFD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  <w:r w:rsidRPr="008E419D">
        <w:rPr>
          <w:rFonts w:ascii="Century Gothic" w:hAnsi="Century Gothic"/>
          <w:color w:val="auto"/>
        </w:rPr>
        <w:lastRenderedPageBreak/>
        <w:t>Control de Cambios del Documento</w:t>
      </w:r>
    </w:p>
    <w:tbl>
      <w:tblPr>
        <w:tblW w:w="49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83"/>
        <w:gridCol w:w="1230"/>
        <w:gridCol w:w="2981"/>
        <w:gridCol w:w="2914"/>
      </w:tblGrid>
      <w:tr w:rsidR="00424E9C" w:rsidRPr="008E419D" w14:paraId="3FC9A0A6" w14:textId="77777777" w:rsidTr="001E77C9">
        <w:trPr>
          <w:trHeight w:val="459"/>
        </w:trPr>
        <w:tc>
          <w:tcPr>
            <w:tcW w:w="956" w:type="pct"/>
            <w:shd w:val="clear" w:color="auto" w:fill="9598AD"/>
            <w:vAlign w:val="center"/>
          </w:tcPr>
          <w:p w14:paraId="48FF8E3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Fecha</w:t>
            </w:r>
          </w:p>
        </w:tc>
        <w:tc>
          <w:tcPr>
            <w:tcW w:w="698" w:type="pct"/>
            <w:shd w:val="clear" w:color="auto" w:fill="9598AD"/>
            <w:vAlign w:val="center"/>
          </w:tcPr>
          <w:p w14:paraId="745F5C4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Versión</w:t>
            </w:r>
          </w:p>
        </w:tc>
        <w:tc>
          <w:tcPr>
            <w:tcW w:w="1692" w:type="pct"/>
            <w:shd w:val="clear" w:color="auto" w:fill="9598AD"/>
            <w:vAlign w:val="center"/>
          </w:tcPr>
          <w:p w14:paraId="7CF7CAE3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Descripción</w:t>
            </w:r>
          </w:p>
        </w:tc>
        <w:tc>
          <w:tcPr>
            <w:tcW w:w="1654" w:type="pct"/>
            <w:shd w:val="clear" w:color="auto" w:fill="9598AD"/>
            <w:vAlign w:val="center"/>
          </w:tcPr>
          <w:p w14:paraId="4C320DDC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Autor</w:t>
            </w:r>
          </w:p>
        </w:tc>
      </w:tr>
      <w:tr w:rsidR="00424E9C" w:rsidRPr="008E419D" w14:paraId="1AFE1531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281FD882" w14:textId="77777777" w:rsidR="00424E9C" w:rsidRPr="008E419D" w:rsidRDefault="00361B5A" w:rsidP="00AA0B6B">
            <w:pPr>
              <w:pStyle w:val="EstiloinfoblueIzquierda063cm"/>
              <w:ind w:left="0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05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2020</w:t>
            </w:r>
          </w:p>
        </w:tc>
        <w:tc>
          <w:tcPr>
            <w:tcW w:w="698" w:type="pct"/>
            <w:vAlign w:val="center"/>
          </w:tcPr>
          <w:p w14:paraId="4B3AA50C" w14:textId="77777777" w:rsidR="00424E9C" w:rsidRPr="008E419D" w:rsidRDefault="00361B5A" w:rsidP="00AA0B6B">
            <w:pPr>
              <w:pStyle w:val="EstiloinfoblueIzquierda063cm"/>
              <w:ind w:left="103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1.0</w:t>
            </w:r>
          </w:p>
        </w:tc>
        <w:tc>
          <w:tcPr>
            <w:tcW w:w="1692" w:type="pct"/>
            <w:vAlign w:val="center"/>
          </w:tcPr>
          <w:p w14:paraId="465FA4EE" w14:textId="5D715AE3" w:rsidR="00424E9C" w:rsidRPr="00D500AE" w:rsidRDefault="00BA3441" w:rsidP="00BA3441">
            <w:pPr>
              <w:pStyle w:val="EstiloinfoblueIzquierda063cm"/>
              <w:ind w:left="0"/>
              <w:jc w:val="left"/>
              <w:rPr>
                <w:rFonts w:ascii="Century Gothic" w:hAnsi="Century Gothic"/>
                <w:i w:val="0"/>
                <w:lang w:val="en-US"/>
              </w:rPr>
            </w:pPr>
            <w:r>
              <w:rPr>
                <w:rFonts w:ascii="Century Gothic" w:hAnsi="Century Gothic"/>
                <w:i w:val="0"/>
                <w:lang w:val="en-US"/>
              </w:rPr>
              <w:t xml:space="preserve">Version </w:t>
            </w:r>
            <w:proofErr w:type="spellStart"/>
            <w:r>
              <w:rPr>
                <w:rFonts w:ascii="Century Gothic" w:hAnsi="Century Gothic"/>
                <w:i w:val="0"/>
                <w:lang w:val="en-US"/>
              </w:rPr>
              <w:t>Inicial</w:t>
            </w:r>
            <w:proofErr w:type="spellEnd"/>
            <w:r>
              <w:rPr>
                <w:rFonts w:ascii="Century Gothic" w:hAnsi="Century Gothic"/>
                <w:i w:val="0"/>
                <w:lang w:val="en-US"/>
              </w:rPr>
              <w:t xml:space="preserve"> (</w:t>
            </w:r>
            <w:r w:rsidR="00DE6903">
              <w:rPr>
                <w:rFonts w:ascii="Century Gothic" w:hAnsi="Century Gothic"/>
                <w:i w:val="0"/>
                <w:lang w:val="en-US"/>
              </w:rPr>
              <w:t xml:space="preserve">Workaround </w:t>
            </w:r>
            <w:r w:rsidR="00E66322">
              <w:rPr>
                <w:rFonts w:ascii="Century Gothic" w:hAnsi="Century Gothic"/>
                <w:i w:val="0"/>
                <w:lang w:val="en-US"/>
              </w:rPr>
              <w:t>Stop</w:t>
            </w:r>
            <w:r w:rsidR="00DE6903">
              <w:rPr>
                <w:rFonts w:ascii="Century Gothic" w:hAnsi="Century Gothic"/>
                <w:i w:val="0"/>
                <w:lang w:val="en-US"/>
              </w:rPr>
              <w:t xml:space="preserve"> Start </w:t>
            </w:r>
            <w:proofErr w:type="spellStart"/>
            <w:r w:rsidR="00DE6903">
              <w:rPr>
                <w:rFonts w:ascii="Century Gothic" w:hAnsi="Century Gothic"/>
                <w:i w:val="0"/>
                <w:lang w:val="en-US"/>
              </w:rPr>
              <w:t>Jboss</w:t>
            </w:r>
            <w:proofErr w:type="spellEnd"/>
            <w:del w:id="0" w:author="Mariana Gonzalez Buendia" w:date="2020-06-18T11:00:00Z"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-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S</w:delText>
              </w:r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t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op</w:delText>
              </w:r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 xml:space="preserve"> </w:delText>
              </w:r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de contenedores</w:delText>
              </w:r>
            </w:del>
            <w:r w:rsidR="00644BCB">
              <w:rPr>
                <w:rFonts w:ascii="Century Gothic" w:hAnsi="Century Gothic"/>
                <w:i w:val="0"/>
                <w:lang w:val="en-US"/>
              </w:rPr>
              <w:t xml:space="preserve"> </w:t>
            </w:r>
            <w:del w:id="1" w:author="Mariana Gonzalez Buendia" w:date="2020-06-18T11:01:00Z"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D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R</w:delText>
              </w:r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T_DALI</w:delText>
              </w:r>
            </w:del>
            <w:ins w:id="2" w:author="Mariana Gonzalez Buendia" w:date="2020-06-18T11:01:00Z">
              <w:r w:rsidR="00A63229">
                <w:rPr>
                  <w:rFonts w:ascii="Century Gothic" w:hAnsi="Century Gothic"/>
                  <w:i w:val="0"/>
                  <w:lang w:val="en-US"/>
                </w:rPr>
                <w:t>INDEVA</w:t>
              </w:r>
            </w:ins>
            <w:r w:rsidR="00DE6903">
              <w:rPr>
                <w:rFonts w:ascii="Century Gothic" w:hAnsi="Century Gothic"/>
                <w:i w:val="0"/>
                <w:lang w:val="en-US"/>
              </w:rPr>
              <w:t>L</w:t>
            </w:r>
            <w:r>
              <w:rPr>
                <w:rFonts w:ascii="Century Gothic" w:hAnsi="Century Gothic"/>
                <w:i w:val="0"/>
                <w:lang w:val="en-US"/>
              </w:rPr>
              <w:t xml:space="preserve">) </w:t>
            </w:r>
          </w:p>
        </w:tc>
        <w:tc>
          <w:tcPr>
            <w:tcW w:w="1654" w:type="pct"/>
            <w:vAlign w:val="center"/>
          </w:tcPr>
          <w:p w14:paraId="53CC6E9F" w14:textId="3A57BC2D" w:rsidR="00424E9C" w:rsidRPr="008E419D" w:rsidRDefault="00355CBA" w:rsidP="00355CBA">
            <w:pPr>
              <w:pStyle w:val="EstiloinfoblueIzquierda063cm"/>
              <w:ind w:left="79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Ricardo Díaz Reyes</w:t>
            </w:r>
          </w:p>
        </w:tc>
      </w:tr>
      <w:tr w:rsidR="00424E9C" w:rsidRPr="008E419D" w14:paraId="049F31CB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53128261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62486C05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4101652C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4B99056E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  <w:tr w:rsidR="00424E9C" w:rsidRPr="008E419D" w14:paraId="1299C43A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4DDBEF00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3461D779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3CF2D8B6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0FB78278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</w:tbl>
    <w:p w14:paraId="1FC3994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0562CB0E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4CE0A41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2EBF3C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D98A12B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2946DB82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5997CC1D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10FFD37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B699379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FE9F23F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F72F64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71D2788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Nota:</w:t>
      </w:r>
    </w:p>
    <w:p w14:paraId="5C0E5F6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formato será 0.01 para iniciar la versión, los siguientes cambios antes de hacer la liberación del documento se incrementará de la siguiente forma 0.02, 0.03, 0.04, etc.</w:t>
      </w:r>
    </w:p>
    <w:p w14:paraId="4DAAD5FD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la liberación y publicación del documento será la versión 1.0, los siguientes cambios que no son radicales se manejarán 1.01, 1.02, 1.03, etc.</w:t>
      </w:r>
    </w:p>
    <w:p w14:paraId="4615D7EF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cambios radicales en la versión del documento, será 1.0, 2.0, 3.0, etc.</w:t>
      </w:r>
    </w:p>
    <w:p w14:paraId="02614873" w14:textId="77777777" w:rsidR="00424E9C" w:rsidRPr="008E419D" w:rsidRDefault="00424E9C" w:rsidP="00424E9C">
      <w:pPr>
        <w:pStyle w:val="CNBVInstruccionesA"/>
        <w:ind w:left="72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.</w:t>
      </w:r>
    </w:p>
    <w:p w14:paraId="08CE6F9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br w:type="page"/>
      </w:r>
    </w:p>
    <w:p w14:paraId="61CDCEAD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FBB589F" w14:textId="77777777" w:rsidR="00424E9C" w:rsidRPr="008E419D" w:rsidRDefault="00424E9C" w:rsidP="00424E9C">
      <w:pPr>
        <w:pStyle w:val="EstiloTtulo16pt"/>
        <w:rPr>
          <w:rFonts w:ascii="Century Gothic" w:hAnsi="Century Gothic"/>
          <w:lang w:val="es-MX"/>
        </w:rPr>
      </w:pPr>
      <w:r w:rsidRPr="008E419D">
        <w:rPr>
          <w:rFonts w:ascii="Century Gothic" w:hAnsi="Century Gothic"/>
          <w:lang w:val="es-MX"/>
        </w:rPr>
        <w:t>Contenido</w:t>
      </w:r>
    </w:p>
    <w:p w14:paraId="05676D5E" w14:textId="2F51C709" w:rsidR="009F3E2F" w:rsidRDefault="00424E9C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r w:rsidRPr="008E419D">
        <w:rPr>
          <w:rFonts w:ascii="Century Gothic" w:hAnsi="Century Gothic"/>
        </w:rPr>
        <w:fldChar w:fldCharType="begin"/>
      </w:r>
      <w:r w:rsidRPr="008E419D">
        <w:rPr>
          <w:rFonts w:ascii="Century Gothic" w:hAnsi="Century Gothic"/>
        </w:rPr>
        <w:instrText xml:space="preserve"> TOC \o "1-4" \h \z \u </w:instrText>
      </w:r>
      <w:r w:rsidRPr="008E419D">
        <w:rPr>
          <w:rFonts w:ascii="Century Gothic" w:hAnsi="Century Gothic"/>
        </w:rPr>
        <w:fldChar w:fldCharType="separate"/>
      </w:r>
      <w:hyperlink w:anchor="_Toc45626496" w:history="1">
        <w:r w:rsidR="009F3E2F" w:rsidRPr="00793852">
          <w:rPr>
            <w:rStyle w:val="Hipervnculo"/>
            <w:rFonts w:ascii="Century Gothic" w:hAnsi="Century Gothic"/>
          </w:rPr>
          <w:t>1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Objetivo del Shell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_Toc45626496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4</w:t>
        </w:r>
        <w:r w:rsidR="009F3E2F">
          <w:rPr>
            <w:webHidden/>
          </w:rPr>
          <w:fldChar w:fldCharType="end"/>
        </w:r>
      </w:hyperlink>
    </w:p>
    <w:p w14:paraId="6BDB5F66" w14:textId="1126E29A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7" w:history="1">
        <w:r w:rsidR="009F3E2F" w:rsidRPr="00793852">
          <w:rPr>
            <w:rStyle w:val="Hipervnculo"/>
            <w:rFonts w:ascii="Century Gothic" w:hAnsi="Century Gothic"/>
          </w:rPr>
          <w:t>2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Descripción general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_Toc45626497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4</w:t>
        </w:r>
        <w:r w:rsidR="009F3E2F">
          <w:rPr>
            <w:webHidden/>
          </w:rPr>
          <w:fldChar w:fldCharType="end"/>
        </w:r>
      </w:hyperlink>
    </w:p>
    <w:p w14:paraId="59E7CB5B" w14:textId="55A72CD7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8" w:history="1">
        <w:r w:rsidR="009F3E2F" w:rsidRPr="00793852">
          <w:rPr>
            <w:rStyle w:val="Hipervnculo"/>
            <w:rFonts w:ascii="Century Gothic" w:hAnsi="Century Gothic"/>
          </w:rPr>
          <w:t>3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Estructura de Directorios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_Toc45626498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4</w:t>
        </w:r>
        <w:r w:rsidR="009F3E2F">
          <w:rPr>
            <w:webHidden/>
          </w:rPr>
          <w:fldChar w:fldCharType="end"/>
        </w:r>
      </w:hyperlink>
    </w:p>
    <w:p w14:paraId="2C715347" w14:textId="3D0BE787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9" w:history="1">
        <w:r w:rsidR="009F3E2F" w:rsidRPr="00793852">
          <w:rPr>
            <w:rStyle w:val="Hipervnculo"/>
            <w:rFonts w:ascii="Century Gothic" w:hAnsi="Century Gothic"/>
          </w:rPr>
          <w:t>4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Código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_Toc45626499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4</w:t>
        </w:r>
        <w:r w:rsidR="009F3E2F">
          <w:rPr>
            <w:webHidden/>
          </w:rPr>
          <w:fldChar w:fldCharType="end"/>
        </w:r>
      </w:hyperlink>
    </w:p>
    <w:p w14:paraId="12948FE1" w14:textId="70F11BFA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0" w:history="1">
        <w:r w:rsidR="009F3E2F" w:rsidRPr="00793852">
          <w:rPr>
            <w:rStyle w:val="Hipervnculo"/>
            <w:rFonts w:ascii="Century Gothic" w:hAnsi="Century Gothic"/>
          </w:rPr>
          <w:t>5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setenv.sh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_Toc45626500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5</w:t>
        </w:r>
        <w:r w:rsidR="009F3E2F">
          <w:rPr>
            <w:webHidden/>
          </w:rPr>
          <w:fldChar w:fldCharType="end"/>
        </w:r>
      </w:hyperlink>
    </w:p>
    <w:p w14:paraId="68607058" w14:textId="6224383C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1" w:history="1">
        <w:r w:rsidR="009F3E2F" w:rsidRPr="00793852">
          <w:rPr>
            <w:rStyle w:val="Hipervnculo"/>
            <w:rFonts w:ascii="Century Gothic" w:hAnsi="Century Gothic"/>
          </w:rPr>
          <w:t>6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start_sag.sh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_Toc45626501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6</w:t>
        </w:r>
        <w:r w:rsidR="009F3E2F">
          <w:rPr>
            <w:webHidden/>
          </w:rPr>
          <w:fldChar w:fldCharType="end"/>
        </w:r>
      </w:hyperlink>
    </w:p>
    <w:p w14:paraId="56C2D65B" w14:textId="0252D07F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2" w:history="1">
        <w:r w:rsidR="009F3E2F" w:rsidRPr="00793852">
          <w:rPr>
            <w:rStyle w:val="Hipervnculo"/>
            <w:rFonts w:ascii="Century Gothic" w:hAnsi="Century Gothic"/>
            <w:lang w:val="fr-CA"/>
          </w:rPr>
          <w:t>6.1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  <w:lang w:val="fr-CA"/>
          </w:rPr>
          <w:t>start_sag.sh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_Toc45626502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7</w:t>
        </w:r>
        <w:r w:rsidR="009F3E2F">
          <w:rPr>
            <w:webHidden/>
          </w:rPr>
          <w:fldChar w:fldCharType="end"/>
        </w:r>
      </w:hyperlink>
    </w:p>
    <w:p w14:paraId="0BA63A9A" w14:textId="7D6DA639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3" w:history="1">
        <w:r w:rsidR="009F3E2F" w:rsidRPr="00793852">
          <w:rPr>
            <w:rStyle w:val="Hipervnculo"/>
            <w:rFonts w:ascii="Century Gothic" w:hAnsi="Century Gothic"/>
            <w:lang w:val="fr-CA"/>
          </w:rPr>
          <w:t>7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  <w:lang w:val="fr-CA"/>
          </w:rPr>
          <w:t>stop_sag.sh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_Toc45626503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11</w:t>
        </w:r>
        <w:r w:rsidR="009F3E2F">
          <w:rPr>
            <w:webHidden/>
          </w:rPr>
          <w:fldChar w:fldCharType="end"/>
        </w:r>
      </w:hyperlink>
    </w:p>
    <w:p w14:paraId="0322DBBF" w14:textId="74A7119F" w:rsidR="009F3E2F" w:rsidRDefault="005E491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4" w:history="1">
        <w:r w:rsidR="009F3E2F" w:rsidRPr="00793852">
          <w:rPr>
            <w:rStyle w:val="Hipervnculo"/>
            <w:rFonts w:ascii="Century Gothic" w:hAnsi="Century Gothic"/>
            <w:lang w:val="fr-CA"/>
          </w:rPr>
          <w:t>7.1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  <w:lang w:val="fr-CA"/>
          </w:rPr>
          <w:t>stop_sag.sh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_Toc45626504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12</w:t>
        </w:r>
        <w:r w:rsidR="009F3E2F">
          <w:rPr>
            <w:webHidden/>
          </w:rPr>
          <w:fldChar w:fldCharType="end"/>
        </w:r>
      </w:hyperlink>
    </w:p>
    <w:p w14:paraId="6BB9E253" w14:textId="6B54F1E5" w:rsidR="00424E9C" w:rsidRPr="008E419D" w:rsidRDefault="00424E9C" w:rsidP="00424E9C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fldChar w:fldCharType="end"/>
      </w:r>
    </w:p>
    <w:p w14:paraId="23DE523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2E56223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547A01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043CB0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45931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537F28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DFB9E20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0DF9E5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B7B4B8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6F56CCA" w14:textId="77777777" w:rsidR="000328ED" w:rsidRDefault="000328ED">
      <w:pPr>
        <w:rPr>
          <w:rFonts w:ascii="Century Gothic" w:eastAsia="Arial Unicode MS" w:hAnsi="Century Gothic" w:cs="Arial"/>
          <w:b/>
          <w:bCs/>
          <w:color w:val="262626" w:themeColor="text1" w:themeTint="D9"/>
          <w:sz w:val="36"/>
          <w:szCs w:val="36"/>
          <w:lang w:eastAsia="es-ES"/>
        </w:rPr>
      </w:pPr>
      <w:r>
        <w:rPr>
          <w:rFonts w:ascii="Century Gothic" w:hAnsi="Century Gothic"/>
        </w:rPr>
        <w:br w:type="page"/>
      </w:r>
    </w:p>
    <w:p w14:paraId="44524CF6" w14:textId="3B3112F7" w:rsidR="002032E2" w:rsidRPr="003A1386" w:rsidRDefault="000328ED" w:rsidP="003A1386">
      <w:pPr>
        <w:pStyle w:val="Ttulo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lastRenderedPageBreak/>
        <w:t>Memoria Técnica</w:t>
      </w:r>
    </w:p>
    <w:p w14:paraId="4D704844" w14:textId="77777777" w:rsidR="000F79E4" w:rsidRDefault="000F79E4" w:rsidP="000F79E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" w:name="_Toc45626496"/>
      <w:r>
        <w:rPr>
          <w:rFonts w:ascii="Century Gothic" w:hAnsi="Century Gothic"/>
          <w:lang w:val="es-MX"/>
        </w:rPr>
        <w:t>Objetivo del Shell</w:t>
      </w:r>
      <w:bookmarkEnd w:id="3"/>
    </w:p>
    <w:p w14:paraId="67913191" w14:textId="080B343A" w:rsidR="000F79E4" w:rsidRPr="00C22217" w:rsidRDefault="000F79E4" w:rsidP="000F79E4">
      <w:pPr>
        <w:jc w:val="both"/>
        <w:rPr>
          <w:rFonts w:ascii="Century Gothic" w:eastAsia="Tahoma" w:hAnsi="Century Gothic"/>
          <w:szCs w:val="20"/>
          <w:lang w:val="es-ES"/>
        </w:rPr>
      </w:pPr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proposito</w:t>
      </w:r>
      <w:proofErr w:type="spellEnd"/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del Shell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 la sistematización del levantado </w:t>
      </w:r>
      <w:del w:id="4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 xml:space="preserve">y bajado </w:delText>
        </w:r>
      </w:del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la aplicación: </w:t>
      </w:r>
      <w:del w:id="5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DRT_Dali</w:delText>
        </w:r>
      </w:del>
      <w:ins w:id="6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JBOSS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de la empresa </w:t>
      </w:r>
      <w:del w:id="7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CCV</w:delText>
        </w:r>
      </w:del>
      <w:ins w:id="8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INEVAL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</w:p>
    <w:p w14:paraId="5340DD67" w14:textId="30E92210" w:rsidR="00AA3319" w:rsidRDefault="00AA3319" w:rsidP="00AA331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9" w:name="_Toc45626497"/>
      <w:r>
        <w:rPr>
          <w:rFonts w:ascii="Century Gothic" w:hAnsi="Century Gothic"/>
          <w:lang w:val="es-MX"/>
        </w:rPr>
        <w:t>Descripción general</w:t>
      </w:r>
      <w:bookmarkEnd w:id="9"/>
      <w:r>
        <w:rPr>
          <w:rFonts w:ascii="Century Gothic" w:hAnsi="Century Gothic"/>
          <w:lang w:val="es-MX"/>
        </w:rPr>
        <w:t xml:space="preserve"> </w:t>
      </w:r>
    </w:p>
    <w:p w14:paraId="00692818" w14:textId="4ABA340A" w:rsidR="00451555" w:rsidRPr="00012457" w:rsidRDefault="00451555" w:rsidP="00AA3319">
      <w:pPr>
        <w:rPr>
          <w:rFonts w:ascii="Century Gothic" w:eastAsia="Tahoma" w:hAnsi="Century Gothic" w:cs="Times New Roman"/>
          <w:sz w:val="20"/>
          <w:szCs w:val="20"/>
          <w:lang w:eastAsia="es-ES"/>
        </w:rPr>
      </w:pPr>
      <w:ins w:id="10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Se tiene </w:t>
        </w:r>
      </w:ins>
      <w:proofErr w:type="gramStart"/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un</w:t>
      </w:r>
      <w:ins w:id="11" w:author="Mariana Gonzalez Buendia" w:date="2020-06-18T11:01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2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Shell</w:t>
        </w:r>
        <w:proofErr w:type="gramEnd"/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maestro que se encuentra en el host primario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(A)</w:t>
      </w:r>
      <w:ins w:id="13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est</w:t>
        </w:r>
      </w:ins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e</w:t>
      </w:r>
      <w:ins w:id="14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ejecuta</w:t>
        </w:r>
      </w:ins>
      <w:ins w:id="15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n el</w:t>
        </w:r>
      </w:ins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>detener</w:t>
      </w:r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</w:t>
      </w:r>
      <w:r w:rsidR="00DE6903" w:rsidRP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ins w:id="16" w:author="Mariana Gonzalez Buendia" w:date="2020-06-17T16:24:00Z">
        <w:r w:rsidR="00DE6903">
          <w:rPr>
            <w:rFonts w:ascii="Century Gothic" w:eastAsia="Tahoma" w:hAnsi="Century Gothic" w:cs="Times New Roman"/>
            <w:sz w:val="20"/>
            <w:szCs w:val="20"/>
            <w:lang w:eastAsia="es-ES"/>
          </w:rPr>
          <w:t>levantar</w:t>
        </w:r>
      </w:ins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ins w:id="17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8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los </w:t>
        </w:r>
      </w:ins>
      <w:ins w:id="19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servicios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spellStart"/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del</w:t>
      </w:r>
      <w:proofErr w:type="spellEnd"/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los host secundarios(</w:t>
      </w:r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A, C</w:t>
      </w:r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ins w:id="20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de JBOSS </w:t>
        </w:r>
      </w:ins>
      <w:ins w:id="21" w:author="Mariana Gonzalez Buendia" w:date="2020-06-17T16:25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de </w:t>
        </w:r>
      </w:ins>
      <w:ins w:id="22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INDEVAL</w:t>
        </w:r>
      </w:ins>
    </w:p>
    <w:p w14:paraId="34AD7822" w14:textId="74A85174" w:rsidR="0003103F" w:rsidRPr="00AA0B6B" w:rsidRDefault="05915FF3" w:rsidP="7306ADFA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3" w:name="_Toc45626498"/>
      <w:r w:rsidRPr="561ACBBE">
        <w:rPr>
          <w:rFonts w:ascii="Century Gothic" w:hAnsi="Century Gothic"/>
          <w:lang w:val="es-MX"/>
        </w:rPr>
        <w:t>Estructura de Directorios</w:t>
      </w:r>
      <w:bookmarkEnd w:id="23"/>
    </w:p>
    <w:p w14:paraId="0208E867" w14:textId="77777777" w:rsidR="001E26D3" w:rsidRDefault="46F864B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estructura de los </w:t>
      </w:r>
      <w:proofErr w:type="gramStart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>directorios,</w:t>
      </w:r>
      <w:proofErr w:type="gramEnd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328ED">
        <w:rPr>
          <w:rFonts w:ascii="Century Gothic" w:eastAsia="Tahoma" w:hAnsi="Century Gothic" w:cs="Times New Roman"/>
          <w:sz w:val="20"/>
          <w:szCs w:val="20"/>
          <w:lang w:eastAsia="es-ES"/>
        </w:rPr>
        <w:t>se manejará de la siguiente forma:</w:t>
      </w:r>
    </w:p>
    <w:p w14:paraId="661CD9D1" w14:textId="66C5EA75" w:rsidR="46F864BE" w:rsidRDefault="000328ED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código se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encuentra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rá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separado por 3 carpetas: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quality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drp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prod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, dentro de estas, se encuentran las carpetas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correspondientes a los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host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(</w:t>
      </w:r>
      <w:proofErr w:type="spellStart"/>
      <w:proofErr w:type="gram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a,b</w:t>
      </w:r>
      <w:proofErr w:type="spellEnd"/>
      <w:proofErr w:type="gram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c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dentro de estas las carpetas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fuse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usr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webuser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que indican que usuario tendrá que archivos.</w:t>
      </w:r>
    </w:p>
    <w:p w14:paraId="15FE1CA6" w14:textId="70DBBE7C" w:rsidR="00E940AE" w:rsidRDefault="00E940A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/</w:t>
      </w:r>
      <w:proofErr w:type="spellStart"/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raiz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shell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principal</w:t>
      </w:r>
    </w:p>
    <w:p w14:paraId="581503C4" w14:textId="1AD389BF" w:rsidR="00AB3059" w:rsidRPr="00C05724" w:rsidRDefault="6A20A076" w:rsidP="561ACBBE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  <w:lang w:val="es-MX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  <w:lang w:val="es-MX"/>
        </w:rPr>
        <w:t>/</w:t>
      </w:r>
      <w:proofErr w:type="spellStart"/>
      <w:r w:rsidR="00CB1A14">
        <w:rPr>
          <w:rFonts w:ascii="Century Gothic" w:eastAsia="Tahoma" w:hAnsi="Century Gothic"/>
          <w:b/>
          <w:bCs/>
          <w:color w:val="auto"/>
          <w:szCs w:val="20"/>
          <w:lang w:val="es-MX"/>
        </w:rPr>
        <w:t>common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0328ED">
        <w:rPr>
          <w:rFonts w:ascii="Century Gothic" w:eastAsia="Tahoma" w:hAnsi="Century Gothic"/>
          <w:color w:val="auto"/>
          <w:szCs w:val="20"/>
          <w:lang w:val="es-MX"/>
        </w:rPr>
        <w:t xml:space="preserve">colocación de archivo con </w:t>
      </w:r>
      <w:r w:rsidR="00CB1A14">
        <w:rPr>
          <w:rFonts w:ascii="Century Gothic" w:eastAsia="Tahoma" w:hAnsi="Century Gothic"/>
          <w:color w:val="auto"/>
          <w:szCs w:val="20"/>
          <w:lang w:val="es-MX"/>
        </w:rPr>
        <w:t>variables de entorno</w:t>
      </w:r>
    </w:p>
    <w:p w14:paraId="75521CED" w14:textId="5621C662" w:rsidR="00546506" w:rsidRPr="00C05724" w:rsidRDefault="435DD378" w:rsidP="00C05724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</w:rPr>
        <w:t>/</w:t>
      </w:r>
      <w:proofErr w:type="spellStart"/>
      <w:r w:rsidR="000328ED">
        <w:rPr>
          <w:rFonts w:ascii="Century Gothic" w:eastAsia="Tahoma" w:hAnsi="Century Gothic"/>
          <w:b/>
          <w:bCs/>
          <w:color w:val="auto"/>
          <w:szCs w:val="20"/>
          <w:lang w:val="es-MX"/>
        </w:rPr>
        <w:t>database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proofErr w:type="spellStart"/>
      <w:r w:rsidR="00587A3F">
        <w:rPr>
          <w:rFonts w:ascii="Century Gothic" w:eastAsia="Tahoma" w:hAnsi="Century Gothic"/>
          <w:color w:val="auto"/>
          <w:szCs w:val="20"/>
          <w:lang w:val="es-MX"/>
        </w:rPr>
        <w:t>shells</w:t>
      </w:r>
      <w:proofErr w:type="spellEnd"/>
      <w:r w:rsidR="00587A3F">
        <w:rPr>
          <w:rFonts w:ascii="Century Gothic" w:eastAsia="Tahoma" w:hAnsi="Century Gothic"/>
          <w:color w:val="auto"/>
          <w:szCs w:val="20"/>
          <w:lang w:val="es-MX"/>
        </w:rPr>
        <w:t xml:space="preserve"> de </w:t>
      </w:r>
      <w:r w:rsidR="00E940AE">
        <w:rPr>
          <w:rFonts w:ascii="Century Gothic" w:eastAsia="Tahoma" w:hAnsi="Century Gothic"/>
          <w:color w:val="auto"/>
          <w:szCs w:val="20"/>
          <w:lang w:val="es-MX"/>
        </w:rPr>
        <w:t>para la ejecución de</w:t>
      </w:r>
      <w:r w:rsidR="007E53C8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3A1386">
        <w:rPr>
          <w:rFonts w:ascii="Century Gothic" w:eastAsia="Tahoma" w:hAnsi="Century Gothic"/>
          <w:color w:val="auto"/>
          <w:szCs w:val="20"/>
          <w:lang w:val="es-MX"/>
        </w:rPr>
        <w:t>modificaciones a la BD</w:t>
      </w:r>
    </w:p>
    <w:p w14:paraId="136AB3AD" w14:textId="79BA40EB" w:rsidR="00C05724" w:rsidRPr="00C05724" w:rsidRDefault="6AB7893E" w:rsidP="00C05724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E940AE">
        <w:rPr>
          <w:rFonts w:ascii="Century Gothic" w:eastAsia="Tahoma" w:hAnsi="Century Gothic"/>
          <w:b/>
          <w:bCs/>
          <w:color w:val="auto"/>
          <w:szCs w:val="20"/>
        </w:rPr>
        <w:t>/</w:t>
      </w:r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fuse</w:t>
      </w:r>
      <w:r w:rsidRPr="561ACBBE">
        <w:rPr>
          <w:rFonts w:ascii="Century Gothic" w:eastAsia="Tahoma" w:hAnsi="Century Gothic"/>
          <w:szCs w:val="20"/>
        </w:rPr>
        <w:t xml:space="preserve"> </w:t>
      </w:r>
      <w:r w:rsidR="003A1386">
        <w:rPr>
          <w:rFonts w:ascii="Century Gothic" w:eastAsia="Tahoma" w:hAnsi="Century Gothic"/>
          <w:szCs w:val="20"/>
        </w:rPr>
        <w:t>AMQ</w:t>
      </w:r>
      <w:r w:rsidR="00E940AE">
        <w:rPr>
          <w:rFonts w:ascii="Century Gothic" w:eastAsia="Tahoma" w:hAnsi="Century Gothic"/>
          <w:szCs w:val="20"/>
        </w:rPr>
        <w:t xml:space="preserve"> y contenedores</w:t>
      </w:r>
    </w:p>
    <w:p w14:paraId="296FEF7D" w14:textId="45F79FDC" w:rsidR="00076A7F" w:rsidRPr="00587A3F" w:rsidRDefault="04B2AB9B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C05724">
        <w:rPr>
          <w:rFonts w:ascii="Century Gothic" w:eastAsia="Tahoma" w:hAnsi="Century Gothic"/>
          <w:b/>
          <w:bCs/>
          <w:lang w:val="es-MX"/>
        </w:rPr>
        <w:t>/</w:t>
      </w:r>
      <w:r w:rsidR="000328ED">
        <w:rPr>
          <w:rFonts w:ascii="Century Gothic" w:eastAsia="Tahoma" w:hAnsi="Century Gothic"/>
          <w:b/>
          <w:bCs/>
          <w:lang w:val="es-MX"/>
        </w:rPr>
        <w:t>j</w:t>
      </w:r>
      <w:proofErr w:type="spellStart"/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boss</w:t>
      </w:r>
      <w:proofErr w:type="spellEnd"/>
      <w:r w:rsidRPr="00C05724">
        <w:rPr>
          <w:rFonts w:ascii="Century Gothic" w:eastAsia="Tahoma" w:hAnsi="Century Gothic"/>
          <w:lang w:val="es-MX"/>
        </w:rPr>
        <w:t xml:space="preserve"> </w:t>
      </w:r>
      <w:proofErr w:type="spellStart"/>
      <w:r w:rsidR="00E940AE">
        <w:rPr>
          <w:rFonts w:ascii="Century Gothic" w:eastAsia="Tahoma" w:hAnsi="Century Gothic"/>
          <w:lang w:val="es-MX"/>
        </w:rPr>
        <w:t>shells</w:t>
      </w:r>
      <w:proofErr w:type="spellEnd"/>
      <w:r w:rsidR="00E940AE">
        <w:rPr>
          <w:rFonts w:ascii="Century Gothic" w:eastAsia="Tahoma" w:hAnsi="Century Gothic"/>
          <w:lang w:val="es-MX"/>
        </w:rPr>
        <w:t xml:space="preserve"> de aplicaciones</w:t>
      </w:r>
    </w:p>
    <w:p w14:paraId="72EC642A" w14:textId="46660500" w:rsidR="00587A3F" w:rsidRPr="00355CBA" w:rsidRDefault="00587A3F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 w:rsidRPr="00587A3F">
        <w:rPr>
          <w:rFonts w:ascii="Century Gothic" w:eastAsia="Tahoma" w:hAnsi="Century Gothic"/>
          <w:b/>
          <w:bCs/>
          <w:lang w:val="es-MX"/>
        </w:rPr>
        <w:t>/</w:t>
      </w:r>
      <w:proofErr w:type="spellStart"/>
      <w:r w:rsidRPr="00E940AE">
        <w:rPr>
          <w:rFonts w:ascii="Century Gothic" w:eastAsia="Tahoma" w:hAnsi="Century Gothic"/>
          <w:b/>
          <w:bCs/>
          <w:color w:val="auto"/>
          <w:szCs w:val="20"/>
        </w:rPr>
        <w:t>fix</w:t>
      </w:r>
      <w:proofErr w:type="spellEnd"/>
      <w:r w:rsidR="00E940AE" w:rsidRPr="00E940AE">
        <w:rPr>
          <w:rFonts w:ascii="Century Gothic" w:eastAsia="Tahoma" w:hAnsi="Century Gothic"/>
          <w:b/>
          <w:bCs/>
          <w:color w:val="auto"/>
          <w:szCs w:val="20"/>
        </w:rPr>
        <w:t xml:space="preserve"> </w:t>
      </w:r>
      <w:r w:rsidR="00E940AE" w:rsidRPr="00E940AE">
        <w:rPr>
          <w:rFonts w:ascii="Century Gothic" w:eastAsia="Tahoma" w:hAnsi="Century Gothic"/>
          <w:lang w:val="es-MX"/>
        </w:rPr>
        <w:t>mensajería</w:t>
      </w:r>
    </w:p>
    <w:p w14:paraId="52DA999B" w14:textId="421424A7" w:rsidR="00355CBA" w:rsidRPr="00587A3F" w:rsidRDefault="00355CBA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>
        <w:rPr>
          <w:rFonts w:ascii="Century Gothic" w:eastAsia="Tahoma" w:hAnsi="Century Gothic"/>
          <w:b/>
          <w:bCs/>
          <w:lang w:val="es-MX"/>
        </w:rPr>
        <w:t xml:space="preserve">/log </w:t>
      </w:r>
      <w:proofErr w:type="spellStart"/>
      <w:r>
        <w:rPr>
          <w:rFonts w:ascii="Century Gothic" w:eastAsia="Tahoma" w:hAnsi="Century Gothic"/>
          <w:lang w:val="es-MX"/>
        </w:rPr>
        <w:t>Bitacora</w:t>
      </w:r>
      <w:proofErr w:type="spellEnd"/>
      <w:r>
        <w:rPr>
          <w:rFonts w:ascii="Century Gothic" w:eastAsia="Tahoma" w:hAnsi="Century Gothic"/>
          <w:lang w:val="es-MX"/>
        </w:rPr>
        <w:t xml:space="preserve"> de ejecución de proceso</w:t>
      </w:r>
      <w:r w:rsidR="003F5933">
        <w:rPr>
          <w:rFonts w:ascii="Century Gothic" w:eastAsia="Tahoma" w:hAnsi="Century Gothic"/>
          <w:lang w:val="es-MX"/>
        </w:rPr>
        <w:t>s</w:t>
      </w:r>
    </w:p>
    <w:p w14:paraId="44BD107E" w14:textId="03D6D84E" w:rsidR="00AA0B6B" w:rsidRDefault="00AA0B6B" w:rsidP="00203B1D">
      <w:pPr>
        <w:jc w:val="both"/>
        <w:rPr>
          <w:rFonts w:ascii="Century Gothic" w:hAnsi="Century Gothic"/>
          <w:b/>
          <w:sz w:val="20"/>
          <w:szCs w:val="20"/>
        </w:rPr>
      </w:pPr>
    </w:p>
    <w:p w14:paraId="3934DD10" w14:textId="44F8E863" w:rsidR="00CB1A14" w:rsidRPr="00CB1A14" w:rsidRDefault="00CB1A14" w:rsidP="00CB1A1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4" w:name="_Toc45626499"/>
      <w:r>
        <w:rPr>
          <w:rFonts w:ascii="Century Gothic" w:hAnsi="Century Gothic"/>
          <w:lang w:val="es-MX"/>
        </w:rPr>
        <w:t>Código</w:t>
      </w:r>
      <w:bookmarkEnd w:id="24"/>
    </w:p>
    <w:tbl>
      <w:tblPr>
        <w:tblStyle w:val="Tablaconcuadrcula"/>
        <w:tblW w:w="9052" w:type="dxa"/>
        <w:tblLook w:val="04A0" w:firstRow="1" w:lastRow="0" w:firstColumn="1" w:lastColumn="0" w:noHBand="0" w:noVBand="1"/>
      </w:tblPr>
      <w:tblGrid>
        <w:gridCol w:w="2158"/>
        <w:gridCol w:w="1532"/>
        <w:gridCol w:w="2245"/>
        <w:gridCol w:w="3117"/>
      </w:tblGrid>
      <w:tr w:rsidR="00C835BA" w:rsidRPr="00FD43BE" w14:paraId="762DB012" w14:textId="77777777" w:rsidTr="00C835BA">
        <w:trPr>
          <w:trHeight w:val="378"/>
        </w:trPr>
        <w:tc>
          <w:tcPr>
            <w:tcW w:w="2164" w:type="dxa"/>
          </w:tcPr>
          <w:p w14:paraId="3C119205" w14:textId="5A0B1D04" w:rsidR="00C835BA" w:rsidRPr="00FD43BE" w:rsidRDefault="00AA3319" w:rsidP="001A5C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Aplicación</w:t>
            </w:r>
          </w:p>
        </w:tc>
        <w:tc>
          <w:tcPr>
            <w:tcW w:w="1747" w:type="dxa"/>
          </w:tcPr>
          <w:p w14:paraId="472F8835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 xml:space="preserve">Descripción </w:t>
            </w:r>
          </w:p>
        </w:tc>
        <w:tc>
          <w:tcPr>
            <w:tcW w:w="1800" w:type="dxa"/>
          </w:tcPr>
          <w:p w14:paraId="0589392B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Shell que ejecuta</w:t>
            </w:r>
          </w:p>
        </w:tc>
        <w:tc>
          <w:tcPr>
            <w:tcW w:w="3341" w:type="dxa"/>
          </w:tcPr>
          <w:p w14:paraId="7C62D260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Ruta de log</w:t>
            </w:r>
          </w:p>
        </w:tc>
      </w:tr>
      <w:tr w:rsidR="00C835BA" w:rsidRPr="00FD43BE" w14:paraId="60069408" w14:textId="77777777" w:rsidTr="00C835BA">
        <w:trPr>
          <w:trHeight w:val="576"/>
        </w:trPr>
        <w:tc>
          <w:tcPr>
            <w:tcW w:w="2164" w:type="dxa"/>
          </w:tcPr>
          <w:p w14:paraId="51C8A4D7" w14:textId="453F33DC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del w:id="25" w:author="Mariana Gonzalez Buendia" w:date="2020-06-18T11:03:00Z">
              <w:r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  <w:r w:rsidR="007E31B1">
              <w:rPr>
                <w:rFonts w:ascii="Arial" w:hAnsi="Arial" w:cs="Arial"/>
                <w:sz w:val="16"/>
                <w:szCs w:val="16"/>
              </w:rPr>
              <w:t>SAG</w:t>
            </w:r>
          </w:p>
        </w:tc>
        <w:tc>
          <w:tcPr>
            <w:tcW w:w="1747" w:type="dxa"/>
          </w:tcPr>
          <w:p w14:paraId="037608E2" w14:textId="2D5BF142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eastAsia="es-MX"/>
              </w:rPr>
              <w:t>Seteo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eastAsia="es-MX"/>
              </w:rPr>
              <w:t xml:space="preserve"> de variables de entorno </w:t>
            </w:r>
          </w:p>
        </w:tc>
        <w:tc>
          <w:tcPr>
            <w:tcW w:w="1800" w:type="dxa"/>
          </w:tcPr>
          <w:p w14:paraId="623F7C59" w14:textId="57CE593E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A7010">
              <w:rPr>
                <w:rFonts w:ascii="Arial" w:hAnsi="Arial" w:cs="Arial"/>
                <w:sz w:val="16"/>
                <w:szCs w:val="16"/>
              </w:rPr>
              <w:t>setenv.sh</w:t>
            </w:r>
          </w:p>
        </w:tc>
        <w:tc>
          <w:tcPr>
            <w:tcW w:w="3341" w:type="dxa"/>
          </w:tcPr>
          <w:p w14:paraId="38924FA7" w14:textId="1932512C" w:rsidR="00C835BA" w:rsidRPr="00FD43BE" w:rsidRDefault="00FA7010" w:rsidP="00FA701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853455" w:rsidRPr="00DE6903" w14:paraId="61C2DBB5" w14:textId="77777777" w:rsidTr="003A577B">
        <w:trPr>
          <w:trHeight w:val="197"/>
        </w:trPr>
        <w:tc>
          <w:tcPr>
            <w:tcW w:w="2164" w:type="dxa"/>
          </w:tcPr>
          <w:p w14:paraId="085C766C" w14:textId="0B71C58F" w:rsidR="00853455" w:rsidRPr="00FD43BE" w:rsidRDefault="00244D0B" w:rsidP="003A577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del w:id="26" w:author="Mariana Gonzalez Buendia" w:date="2020-06-18T11:04:00Z">
              <w:r w:rsidR="00853455"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5E37BF6F" w14:textId="6EE61C50" w:rsidR="00853455" w:rsidRPr="00FD43BE" w:rsidRDefault="00853455" w:rsidP="003A577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principal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invocion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para </w:t>
            </w:r>
            <w:r w:rsidR="00244D0B">
              <w:rPr>
                <w:rFonts w:ascii="Arial" w:hAnsi="Arial" w:cs="Arial"/>
                <w:sz w:val="16"/>
                <w:szCs w:val="16"/>
              </w:rPr>
              <w:t xml:space="preserve">bajar y </w:t>
            </w:r>
            <w:r>
              <w:rPr>
                <w:rFonts w:ascii="Arial" w:hAnsi="Arial" w:cs="Arial"/>
                <w:sz w:val="16"/>
                <w:szCs w:val="16"/>
              </w:rPr>
              <w:t xml:space="preserve">levantar </w:t>
            </w:r>
            <w:proofErr w:type="spellStart"/>
            <w:r w:rsidR="00244D0B">
              <w:rPr>
                <w:rFonts w:ascii="Arial" w:hAnsi="Arial" w:cs="Arial"/>
                <w:sz w:val="16"/>
                <w:szCs w:val="16"/>
              </w:rPr>
              <w:t>Jboss</w:t>
            </w:r>
            <w:proofErr w:type="spellEnd"/>
          </w:p>
        </w:tc>
        <w:tc>
          <w:tcPr>
            <w:tcW w:w="1800" w:type="dxa"/>
          </w:tcPr>
          <w:p w14:paraId="1BB7F9FD" w14:textId="7CEC9E36" w:rsidR="00853455" w:rsidRPr="00FD43BE" w:rsidRDefault="00244D0B" w:rsidP="003A577B">
            <w:pPr>
              <w:rPr>
                <w:rFonts w:ascii="Arial" w:hAnsi="Arial" w:cs="Arial"/>
                <w:sz w:val="16"/>
                <w:szCs w:val="16"/>
              </w:rPr>
            </w:pPr>
            <w:r w:rsidRPr="00244D0B">
              <w:rPr>
                <w:rFonts w:ascii="Arial" w:hAnsi="Arial" w:cs="Arial"/>
                <w:sz w:val="16"/>
                <w:szCs w:val="16"/>
              </w:rPr>
              <w:t>run_workaround.sh</w:t>
            </w:r>
          </w:p>
        </w:tc>
        <w:tc>
          <w:tcPr>
            <w:tcW w:w="3341" w:type="dxa"/>
          </w:tcPr>
          <w:p w14:paraId="7BFE31A1" w14:textId="622E89FC" w:rsidR="00853455" w:rsidRPr="00355CBA" w:rsidRDefault="00244D0B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INDEVAL/log/run_workaround.log</w:t>
            </w:r>
          </w:p>
        </w:tc>
      </w:tr>
      <w:tr w:rsidR="00355CBA" w:rsidRPr="00DE6903" w14:paraId="626D1F88" w14:textId="77777777" w:rsidTr="00C835BA">
        <w:trPr>
          <w:trHeight w:val="197"/>
        </w:trPr>
        <w:tc>
          <w:tcPr>
            <w:tcW w:w="2164" w:type="dxa"/>
          </w:tcPr>
          <w:p w14:paraId="7769D2FD" w14:textId="22416697" w:rsidR="00355CBA" w:rsidRPr="00FD43BE" w:rsidRDefault="00244D0B" w:rsidP="00355CB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RPr="00355CBA" w:rsidDel="00BA58BD">
              <w:rPr>
                <w:rFonts w:ascii="Arial" w:hAnsi="Arial" w:cs="Arial"/>
                <w:sz w:val="16"/>
                <w:szCs w:val="16"/>
              </w:rPr>
              <w:t xml:space="preserve"> </w:t>
            </w:r>
            <w:del w:id="27" w:author="Mariana Gonzalez Buendia" w:date="2020-06-18T11:04:00Z">
              <w:r w:rsidR="00355CBA"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3AB1ED6A" w14:textId="75A81F26" w:rsidR="00355CBA" w:rsidRPr="00FD43BE" w:rsidRDefault="00244D0B" w:rsidP="00166E39">
            <w:pPr>
              <w:rPr>
                <w:rFonts w:ascii="Arial" w:hAnsi="Arial" w:cs="Arial"/>
                <w:sz w:val="16"/>
                <w:szCs w:val="16"/>
              </w:rPr>
            </w:pPr>
            <w:r w:rsidRPr="00244D0B">
              <w:rPr>
                <w:rFonts w:ascii="Arial" w:hAnsi="Arial" w:cs="Arial"/>
                <w:sz w:val="16"/>
                <w:szCs w:val="16"/>
              </w:rPr>
              <w:t xml:space="preserve">Fase 0 Detener Grupo </w:t>
            </w: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Jboss</w:t>
            </w:r>
            <w:proofErr w:type="spellEnd"/>
          </w:p>
        </w:tc>
        <w:tc>
          <w:tcPr>
            <w:tcW w:w="1800" w:type="dxa"/>
          </w:tcPr>
          <w:p w14:paraId="69F5BD36" w14:textId="77777777" w:rsidR="00355CBA" w:rsidRDefault="00244D0B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244D0B">
              <w:rPr>
                <w:rFonts w:ascii="Arial" w:hAnsi="Arial" w:cs="Arial"/>
                <w:sz w:val="16"/>
                <w:szCs w:val="16"/>
              </w:rPr>
              <w:t>run_workaround_face0.sh</w:t>
            </w:r>
          </w:p>
          <w:p w14:paraId="56EDD0B3" w14:textId="6E66210E" w:rsidR="00244D0B" w:rsidRPr="00FD43BE" w:rsidRDefault="00244D0B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244D0B">
              <w:rPr>
                <w:rFonts w:ascii="Arial" w:hAnsi="Arial" w:cs="Arial"/>
                <w:sz w:val="16"/>
                <w:szCs w:val="16"/>
              </w:rPr>
              <w:t>run_workaround_face0_1.sh</w:t>
            </w:r>
          </w:p>
        </w:tc>
        <w:tc>
          <w:tcPr>
            <w:tcW w:w="3341" w:type="dxa"/>
          </w:tcPr>
          <w:p w14:paraId="7C6C5105" w14:textId="51620D1E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53455" w:rsidRPr="00557C8F" w14:paraId="02AA6654" w14:textId="77777777" w:rsidTr="003A577B">
        <w:trPr>
          <w:trHeight w:val="179"/>
        </w:trPr>
        <w:tc>
          <w:tcPr>
            <w:tcW w:w="2164" w:type="dxa"/>
          </w:tcPr>
          <w:p w14:paraId="7C42CBA4" w14:textId="0B4BDE0E" w:rsidR="00853455" w:rsidRPr="00355CBA" w:rsidRDefault="00244D0B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Del="00BA58B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del w:id="28" w:author="Mariana Gonzalez Buendia" w:date="2020-06-18T11:04:00Z">
              <w:r w:rsidR="00853455"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298B5A69" w14:textId="4F2999F4" w:rsidR="00853455" w:rsidRPr="00166E39" w:rsidRDefault="00244D0B" w:rsidP="003A577B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s-ES"/>
              </w:rPr>
              <w:t>Fase 1 Levantar Instancia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A</w:t>
            </w:r>
          </w:p>
        </w:tc>
        <w:tc>
          <w:tcPr>
            <w:tcW w:w="1800" w:type="dxa"/>
          </w:tcPr>
          <w:p w14:paraId="56F072D7" w14:textId="50629BF0" w:rsidR="00853455" w:rsidRPr="00355CBA" w:rsidRDefault="00244D0B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run_workaround_face1.sh</w:t>
            </w:r>
          </w:p>
        </w:tc>
        <w:tc>
          <w:tcPr>
            <w:tcW w:w="3341" w:type="dxa"/>
          </w:tcPr>
          <w:p w14:paraId="61728D7A" w14:textId="6563D387" w:rsidR="00853455" w:rsidRPr="00355CBA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55CBA" w:rsidRPr="00557C8F" w14:paraId="23106007" w14:textId="77777777" w:rsidTr="00C835BA">
        <w:trPr>
          <w:trHeight w:val="179"/>
        </w:trPr>
        <w:tc>
          <w:tcPr>
            <w:tcW w:w="2164" w:type="dxa"/>
          </w:tcPr>
          <w:p w14:paraId="0F5F81D8" w14:textId="60505588" w:rsidR="00355CBA" w:rsidRPr="00355CBA" w:rsidRDefault="00244D0B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Del="00BA58B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del w:id="29" w:author="Mariana Gonzalez Buendia" w:date="2020-06-18T11:04:00Z">
              <w:r w:rsidR="00355CBA"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5DE7F490" w14:textId="0A574898" w:rsidR="00355CBA" w:rsidRPr="00166E39" w:rsidRDefault="00244D0B" w:rsidP="00166E3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s-ES"/>
              </w:rPr>
              <w:t>Fase 2 Levantar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instancia B</w:t>
            </w:r>
          </w:p>
        </w:tc>
        <w:tc>
          <w:tcPr>
            <w:tcW w:w="1800" w:type="dxa"/>
          </w:tcPr>
          <w:p w14:paraId="269E1AD9" w14:textId="23AF5A3B" w:rsidR="00355CBA" w:rsidRPr="00355CBA" w:rsidRDefault="00244D0B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run_workaround_face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.sh</w:t>
            </w:r>
          </w:p>
        </w:tc>
        <w:tc>
          <w:tcPr>
            <w:tcW w:w="3341" w:type="dxa"/>
          </w:tcPr>
          <w:p w14:paraId="1A78B04E" w14:textId="60391512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472237CE" w14:textId="77777777" w:rsidTr="00C835BA">
        <w:trPr>
          <w:trHeight w:val="197"/>
        </w:trPr>
        <w:tc>
          <w:tcPr>
            <w:tcW w:w="2164" w:type="dxa"/>
          </w:tcPr>
          <w:p w14:paraId="4640AF27" w14:textId="18D62A06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del w:id="30" w:author="Mariana Gonzalez Buendia" w:date="2020-06-18T11:04:00Z">
              <w:r w:rsidDel="00BA58BD">
                <w:rPr>
                  <w:rFonts w:ascii="Arial" w:hAnsi="Arial" w:cs="Arial"/>
                  <w:sz w:val="16"/>
                  <w:szCs w:val="16"/>
                  <w:lang w:val="en-US" w:eastAsia="es-MX"/>
                </w:rPr>
                <w:delText>DRT_DALI</w:delText>
              </w:r>
            </w:del>
          </w:p>
        </w:tc>
        <w:tc>
          <w:tcPr>
            <w:tcW w:w="1747" w:type="dxa"/>
          </w:tcPr>
          <w:p w14:paraId="6CCA8CA7" w14:textId="71522AA5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3182E651" w14:textId="783AEBE2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5CA90D0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296C2761" w14:textId="77777777" w:rsidTr="00C835BA">
        <w:trPr>
          <w:trHeight w:val="179"/>
        </w:trPr>
        <w:tc>
          <w:tcPr>
            <w:tcW w:w="2164" w:type="dxa"/>
          </w:tcPr>
          <w:p w14:paraId="06C3B52D" w14:textId="5C376760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747" w:type="dxa"/>
          </w:tcPr>
          <w:p w14:paraId="51EC2A09" w14:textId="5485B713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6C156D50" w14:textId="292A799F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D0F924C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6434E001" w14:textId="03971005" w:rsidR="00CB1A14" w:rsidRDefault="00CB1A1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554E37E7" w14:textId="4DD6BF29" w:rsidR="000A4B94" w:rsidRDefault="000A4B9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42707152" w14:textId="05951A83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7C85F102" w14:textId="1170632E" w:rsidR="000A4B94" w:rsidRPr="00CB1A14" w:rsidRDefault="000A4B94" w:rsidP="000A4B9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1" w:name="_Toc45626500"/>
      <w:r>
        <w:rPr>
          <w:rFonts w:ascii="Century Gothic" w:hAnsi="Century Gothic"/>
          <w:lang w:val="es-MX"/>
        </w:rPr>
        <w:t>setenv.sh</w:t>
      </w:r>
      <w:bookmarkEnd w:id="31"/>
    </w:p>
    <w:p w14:paraId="172D7207" w14:textId="33A26DCB" w:rsidR="00A44F87" w:rsidRDefault="0001245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02D774D2" wp14:editId="627DE44B">
            <wp:extent cx="2377440" cy="1000125"/>
            <wp:effectExtent l="0" t="0" r="381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34"/>
                    <a:stretch/>
                  </pic:blipFill>
                  <pic:spPr bwMode="auto">
                    <a:xfrm>
                      <a:off x="0" y="0"/>
                      <a:ext cx="237744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C7FC6" w14:textId="3CB2171C" w:rsidR="000A4B9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 w:rsidR="002768AA">
        <w:rPr>
          <w:rFonts w:ascii="Century Gothic" w:eastAsia="Tahoma" w:hAnsi="Century Gothic" w:cs="Times New Roman"/>
          <w:sz w:val="20"/>
          <w:szCs w:val="20"/>
          <w:lang w:eastAsia="es-ES"/>
        </w:rPr>
        <w:t>Script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funge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para inicialización 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>de variables de entorno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ambiente que permitirán </w:t>
      </w:r>
      <w:proofErr w:type="gram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optimia</w:t>
      </w:r>
      <w:proofErr w:type="spellEnd"/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ejecución de los Shell dependientes de este.</w:t>
      </w:r>
    </w:p>
    <w:p w14:paraId="26EA8654" w14:textId="200F9D69" w:rsidR="005F370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INDEVAL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/commons/setenv.sh</w:t>
      </w:r>
    </w:p>
    <w:p w14:paraId="14FF7F07" w14:textId="4B111B55" w:rsidR="00FB16F9" w:rsidRDefault="00244D0B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noProof/>
        </w:rPr>
        <w:drawing>
          <wp:inline distT="0" distB="0" distL="0" distR="0" wp14:anchorId="6A5257EE" wp14:editId="057EAB00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3A7" w14:textId="3CB115ED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0A2F9EA" w14:textId="7D9E8459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F3D06C5" w14:textId="40E27E87" w:rsidR="006D60D9" w:rsidRPr="006D60D9" w:rsidRDefault="0084481A" w:rsidP="006D60D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2" w:name="_Toc45626501"/>
      <w:r w:rsidRPr="0084481A">
        <w:rPr>
          <w:rFonts w:ascii="Century Gothic" w:hAnsi="Century Gothic"/>
          <w:lang w:val="es-MX"/>
        </w:rPr>
        <w:t>run_workaround.sh</w:t>
      </w:r>
      <w:bookmarkEnd w:id="32"/>
      <w:r w:rsidR="007F2E8A" w:rsidRPr="007F2E8A">
        <w:rPr>
          <w:rFonts w:ascii="Century Gothic" w:hAnsi="Century Gothic"/>
          <w:lang w:val="es-MX"/>
        </w:rPr>
        <w:t xml:space="preserve"> </w:t>
      </w:r>
    </w:p>
    <w:p w14:paraId="26795943" w14:textId="020ECDE3" w:rsidR="00B65C2D" w:rsidRDefault="00246AAF" w:rsidP="00B10432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38AEB538" wp14:editId="70DDA4F9">
            <wp:extent cx="2926080" cy="14630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19F4" w14:textId="029A84C0" w:rsidR="00B10432" w:rsidRPr="006B75E5" w:rsidRDefault="002768AA" w:rsidP="00B10432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lastRenderedPageBreak/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Shell es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script principal </w:t>
      </w:r>
      <w:proofErr w:type="spellStart"/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workaround</w:t>
      </w:r>
      <w:proofErr w:type="spellEnd"/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para 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detener y </w:t>
      </w:r>
      <w:r w:rsidR="009F73E4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levantar </w:t>
      </w:r>
      <w:r w:rsidR="00F23BCC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servicio 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</w:t>
      </w:r>
      <w:proofErr w:type="spellStart"/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jboss</w:t>
      </w:r>
      <w:proofErr w:type="spellEnd"/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. 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 encuentra en el </w:t>
      </w:r>
      <w:proofErr w:type="spellStart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r w:rsidR="0084481A" w:rsidRPr="0084481A">
        <w:rPr>
          <w:rFonts w:ascii="Century Gothic" w:eastAsia="Tahoma" w:hAnsi="Century Gothic" w:cs="Times New Roman"/>
          <w:sz w:val="20"/>
          <w:szCs w:val="20"/>
          <w:lang w:eastAsia="es-ES"/>
        </w:rPr>
        <w:t>INDEVAL/run_workaround.sh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”, cabe mencionar que este llama a otro script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="006B75E5" w:rsidRPr="006B75E5">
        <w:t xml:space="preserve"> </w:t>
      </w:r>
      <w:r w:rsidR="006B75E5">
        <w:t>“</w:t>
      </w:r>
      <w:r w:rsid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6B75E5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proofErr w:type="spellStart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jboss</w:t>
      </w:r>
      <w:proofErr w:type="spellEnd"/>
      <w:r w:rsidR="00F23BCC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run_workaround_face0.sh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,</w:t>
      </w:r>
      <w:r w:rsidR="0084481A" w:rsidRPr="0084481A">
        <w:t xml:space="preserve"> </w:t>
      </w:r>
      <w:r w:rsidR="0084481A">
        <w:t>“</w:t>
      </w:r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84481A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proofErr w:type="spellStart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jboss</w:t>
      </w:r>
      <w:proofErr w:type="spellEnd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run_workaround_face0_1.sh</w:t>
      </w:r>
      <w:proofErr w:type="gramStart"/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,</w:t>
      </w:r>
      <w:proofErr w:type="gramEnd"/>
      <w:r w:rsidR="0084481A" w:rsidRPr="0084481A">
        <w:t xml:space="preserve"> </w:t>
      </w:r>
      <w:r w:rsidR="0084481A">
        <w:t>“</w:t>
      </w:r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84481A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proofErr w:type="spellStart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jboss</w:t>
      </w:r>
      <w:proofErr w:type="spellEnd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run_workaround_face</w:t>
      </w:r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1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.sh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, </w:t>
      </w:r>
      <w:r w:rsidR="0084481A">
        <w:t>“</w:t>
      </w:r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84481A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proofErr w:type="spellStart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jboss</w:t>
      </w:r>
      <w:proofErr w:type="spellEnd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run_workaround_face</w:t>
      </w:r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2</w:t>
      </w:r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.sh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7565E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F23BCC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el cual describiremos mas adelante</w:t>
      </w:r>
      <w:r w:rsidR="00396748"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>L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a bitácora de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ejecución </w:t>
      </w:r>
      <w:r w:rsidR="007C7D30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este script se aloja en “</w:t>
      </w:r>
      <w:proofErr w:type="gramStart"/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INDEVAL/log/run_workaround.log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454847E9" w14:textId="4881F876" w:rsidR="006D60D9" w:rsidRDefault="007D117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3A46DA0F" w14:textId="4378C6F8" w:rsidR="007D1177" w:rsidRDefault="00CE6B04" w:rsidP="007D1177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0B75F575" w14:textId="5D504CF0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7DF31F98" wp14:editId="7310046D">
            <wp:extent cx="3276600" cy="1457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227" w14:textId="6C4FF7C5" w:rsidR="00CE6B04" w:rsidRDefault="0084481A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detener </w:t>
      </w:r>
      <w:r w:rsidR="00E470DB">
        <w:rPr>
          <w:rFonts w:ascii="Century Gothic" w:eastAsia="Tahoma" w:hAnsi="Century Gothic"/>
          <w:szCs w:val="20"/>
        </w:rPr>
        <w:t xml:space="preserve">servicio </w:t>
      </w:r>
      <w:proofErr w:type="gramStart"/>
      <w:r>
        <w:rPr>
          <w:rFonts w:ascii="Century Gothic" w:eastAsia="Tahoma" w:hAnsi="Century Gothic"/>
          <w:szCs w:val="20"/>
        </w:rPr>
        <w:t xml:space="preserve">de </w:t>
      </w:r>
      <w:r w:rsidR="00E470DB">
        <w:rPr>
          <w:rFonts w:ascii="Century Gothic" w:eastAsia="Tahoma" w:hAnsi="Century Gothic"/>
          <w:szCs w:val="20"/>
        </w:rPr>
        <w:t xml:space="preserve"> </w:t>
      </w:r>
      <w:proofErr w:type="spellStart"/>
      <w:r>
        <w:rPr>
          <w:rFonts w:ascii="Century Gothic" w:eastAsia="Tahoma" w:hAnsi="Century Gothic"/>
          <w:szCs w:val="20"/>
        </w:rPr>
        <w:t>jboss</w:t>
      </w:r>
      <w:proofErr w:type="spellEnd"/>
      <w:proofErr w:type="gramEnd"/>
      <w:r w:rsidR="00CE6B04">
        <w:rPr>
          <w:rFonts w:ascii="Century Gothic" w:eastAsia="Tahoma" w:hAnsi="Century Gothic"/>
          <w:szCs w:val="20"/>
        </w:rPr>
        <w:t xml:space="preserve"> </w:t>
      </w:r>
      <w:ins w:id="33" w:author="Mariana Gonzalez Buendia" w:date="2020-06-17T16:27:00Z">
        <w:r w:rsidR="00C02EC6">
          <w:rPr>
            <w:rFonts w:ascii="Century Gothic" w:eastAsia="Tahoma" w:hAnsi="Century Gothic"/>
            <w:szCs w:val="20"/>
          </w:rPr>
          <w:t xml:space="preserve">, </w:t>
        </w:r>
      </w:ins>
      <w:proofErr w:type="spellStart"/>
      <w:ins w:id="34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>ejectua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 w:rsidR="00E470DB">
        <w:rPr>
          <w:rFonts w:ascii="Century Gothic" w:eastAsia="Tahoma" w:hAnsi="Century Gothic"/>
          <w:szCs w:val="20"/>
        </w:rPr>
        <w:t>Subs</w:t>
      </w:r>
      <w:ins w:id="35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>hell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r w:rsidRPr="0084481A">
        <w:rPr>
          <w:rFonts w:ascii="Century Gothic" w:eastAsia="Tahoma" w:hAnsi="Century Gothic"/>
          <w:b/>
          <w:szCs w:val="20"/>
        </w:rPr>
        <w:t>run_workaround_face0.sh</w:t>
      </w:r>
      <w:r w:rsidR="00CE6B04">
        <w:rPr>
          <w:rFonts w:ascii="Century Gothic" w:eastAsia="Tahoma" w:hAnsi="Century Gothic"/>
          <w:szCs w:val="20"/>
        </w:rPr>
        <w:t>,</w:t>
      </w:r>
      <w:r>
        <w:rPr>
          <w:rFonts w:ascii="Century Gothic" w:eastAsia="Tahoma" w:hAnsi="Century Gothic"/>
          <w:szCs w:val="20"/>
        </w:rPr>
        <w:t xml:space="preserve"> fase 0</w:t>
      </w:r>
      <w:r w:rsidR="00CE6B04">
        <w:rPr>
          <w:rFonts w:ascii="Century Gothic" w:eastAsia="Tahoma" w:hAnsi="Century Gothic"/>
          <w:szCs w:val="20"/>
        </w:rPr>
        <w:t xml:space="preserve"> en caso de error se sale del script</w:t>
      </w:r>
    </w:p>
    <w:p w14:paraId="0F24BB62" w14:textId="0A5ABE34" w:rsidR="009E4FF5" w:rsidRDefault="0084481A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84481A">
        <w:rPr>
          <w:rFonts w:ascii="Century Gothic" w:eastAsia="Tahoma" w:hAnsi="Century Gothic"/>
          <w:szCs w:val="20"/>
        </w:rPr>
        <w:drawing>
          <wp:inline distT="0" distB="0" distL="0" distR="0" wp14:anchorId="72E44726" wp14:editId="3A8A7D62">
            <wp:extent cx="5077534" cy="1771897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0966" w14:textId="28E1D738" w:rsidR="0084481A" w:rsidRDefault="000700B2" w:rsidP="0084481A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levantar</w:t>
      </w:r>
      <w:r w:rsidR="0084481A">
        <w:rPr>
          <w:rFonts w:ascii="Century Gothic" w:eastAsia="Tahoma" w:hAnsi="Century Gothic"/>
          <w:szCs w:val="20"/>
        </w:rPr>
        <w:t xml:space="preserve"> servicio </w:t>
      </w:r>
      <w:proofErr w:type="gramStart"/>
      <w:r w:rsidR="0084481A">
        <w:rPr>
          <w:rFonts w:ascii="Century Gothic" w:eastAsia="Tahoma" w:hAnsi="Century Gothic"/>
          <w:szCs w:val="20"/>
        </w:rPr>
        <w:t xml:space="preserve">de  </w:t>
      </w:r>
      <w:proofErr w:type="spellStart"/>
      <w:r w:rsidR="0084481A">
        <w:rPr>
          <w:rFonts w:ascii="Century Gothic" w:eastAsia="Tahoma" w:hAnsi="Century Gothic"/>
          <w:szCs w:val="20"/>
        </w:rPr>
        <w:t>jboss</w:t>
      </w:r>
      <w:proofErr w:type="spellEnd"/>
      <w:proofErr w:type="gramEnd"/>
      <w:r w:rsidR="0084481A">
        <w:rPr>
          <w:rFonts w:ascii="Century Gothic" w:eastAsia="Tahoma" w:hAnsi="Century Gothic"/>
          <w:szCs w:val="20"/>
        </w:rPr>
        <w:t xml:space="preserve"> </w:t>
      </w:r>
      <w:ins w:id="36" w:author="Mariana Gonzalez Buendia" w:date="2020-06-17T16:27:00Z">
        <w:r w:rsidR="0084481A">
          <w:rPr>
            <w:rFonts w:ascii="Century Gothic" w:eastAsia="Tahoma" w:hAnsi="Century Gothic"/>
            <w:szCs w:val="20"/>
          </w:rPr>
          <w:t xml:space="preserve">, </w:t>
        </w:r>
      </w:ins>
      <w:proofErr w:type="spellStart"/>
      <w:ins w:id="37" w:author="Mariana Gonzalez Buendia" w:date="2020-06-17T16:29:00Z">
        <w:r w:rsidR="0084481A">
          <w:rPr>
            <w:rFonts w:ascii="Century Gothic" w:eastAsia="Tahoma" w:hAnsi="Century Gothic"/>
            <w:szCs w:val="20"/>
          </w:rPr>
          <w:t>ejectua</w:t>
        </w:r>
        <w:proofErr w:type="spellEnd"/>
        <w:r w:rsidR="0084481A"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 w:rsidR="0084481A">
        <w:rPr>
          <w:rFonts w:ascii="Century Gothic" w:eastAsia="Tahoma" w:hAnsi="Century Gothic"/>
          <w:szCs w:val="20"/>
        </w:rPr>
        <w:t>Subs</w:t>
      </w:r>
      <w:ins w:id="38" w:author="Mariana Gonzalez Buendia" w:date="2020-06-17T16:30:00Z">
        <w:r w:rsidR="0084481A">
          <w:rPr>
            <w:rFonts w:ascii="Century Gothic" w:eastAsia="Tahoma" w:hAnsi="Century Gothic"/>
            <w:szCs w:val="20"/>
          </w:rPr>
          <w:t>hell</w:t>
        </w:r>
        <w:proofErr w:type="spellEnd"/>
        <w:r w:rsidR="0084481A">
          <w:rPr>
            <w:rFonts w:ascii="Century Gothic" w:eastAsia="Tahoma" w:hAnsi="Century Gothic"/>
            <w:szCs w:val="20"/>
          </w:rPr>
          <w:t xml:space="preserve"> </w:t>
        </w:r>
      </w:ins>
      <w:r w:rsidR="0084481A" w:rsidRPr="0084481A">
        <w:rPr>
          <w:rFonts w:ascii="Century Gothic" w:eastAsia="Tahoma" w:hAnsi="Century Gothic"/>
          <w:b/>
          <w:szCs w:val="20"/>
        </w:rPr>
        <w:t>run_workaround_face</w:t>
      </w:r>
      <w:r w:rsidR="0084481A">
        <w:rPr>
          <w:rFonts w:ascii="Century Gothic" w:eastAsia="Tahoma" w:hAnsi="Century Gothic"/>
          <w:b/>
          <w:szCs w:val="20"/>
        </w:rPr>
        <w:t>1</w:t>
      </w:r>
      <w:r w:rsidR="0084481A" w:rsidRPr="0084481A">
        <w:rPr>
          <w:rFonts w:ascii="Century Gothic" w:eastAsia="Tahoma" w:hAnsi="Century Gothic"/>
          <w:b/>
          <w:szCs w:val="20"/>
        </w:rPr>
        <w:t>.sh</w:t>
      </w:r>
      <w:r w:rsidR="0084481A">
        <w:rPr>
          <w:rFonts w:ascii="Century Gothic" w:eastAsia="Tahoma" w:hAnsi="Century Gothic"/>
          <w:szCs w:val="20"/>
        </w:rPr>
        <w:t>,</w:t>
      </w:r>
      <w:r w:rsidR="0084481A">
        <w:rPr>
          <w:rFonts w:ascii="Century Gothic" w:eastAsia="Tahoma" w:hAnsi="Century Gothic"/>
          <w:szCs w:val="20"/>
        </w:rPr>
        <w:t xml:space="preserve"> fase 1</w:t>
      </w:r>
      <w:r w:rsidR="0084481A">
        <w:rPr>
          <w:rFonts w:ascii="Century Gothic" w:eastAsia="Tahoma" w:hAnsi="Century Gothic"/>
          <w:szCs w:val="20"/>
        </w:rPr>
        <w:t xml:space="preserve"> en caso de error se sale del script</w:t>
      </w:r>
    </w:p>
    <w:p w14:paraId="563F7C7F" w14:textId="2B20EB15" w:rsidR="0084481A" w:rsidRDefault="0084481A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84481A">
        <w:rPr>
          <w:rFonts w:ascii="Century Gothic" w:eastAsia="Tahoma" w:hAnsi="Century Gothic"/>
          <w:szCs w:val="20"/>
        </w:rPr>
        <w:drawing>
          <wp:inline distT="0" distB="0" distL="0" distR="0" wp14:anchorId="36B0BE22" wp14:editId="357AE5E9">
            <wp:extent cx="5077534" cy="1686160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C470" w14:textId="7B0A488C" w:rsidR="0084481A" w:rsidRDefault="000700B2" w:rsidP="0084481A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levantar</w:t>
      </w:r>
      <w:r w:rsidR="0084481A">
        <w:rPr>
          <w:rFonts w:ascii="Century Gothic" w:eastAsia="Tahoma" w:hAnsi="Century Gothic"/>
          <w:szCs w:val="20"/>
        </w:rPr>
        <w:t xml:space="preserve"> servicio </w:t>
      </w:r>
      <w:proofErr w:type="gramStart"/>
      <w:r w:rsidR="0084481A">
        <w:rPr>
          <w:rFonts w:ascii="Century Gothic" w:eastAsia="Tahoma" w:hAnsi="Century Gothic"/>
          <w:szCs w:val="20"/>
        </w:rPr>
        <w:t xml:space="preserve">de  </w:t>
      </w:r>
      <w:proofErr w:type="spellStart"/>
      <w:r w:rsidR="0084481A">
        <w:rPr>
          <w:rFonts w:ascii="Century Gothic" w:eastAsia="Tahoma" w:hAnsi="Century Gothic"/>
          <w:szCs w:val="20"/>
        </w:rPr>
        <w:t>jboss</w:t>
      </w:r>
      <w:proofErr w:type="spellEnd"/>
      <w:proofErr w:type="gramEnd"/>
      <w:r w:rsidR="0084481A">
        <w:rPr>
          <w:rFonts w:ascii="Century Gothic" w:eastAsia="Tahoma" w:hAnsi="Century Gothic"/>
          <w:szCs w:val="20"/>
        </w:rPr>
        <w:t xml:space="preserve"> </w:t>
      </w:r>
      <w:ins w:id="39" w:author="Mariana Gonzalez Buendia" w:date="2020-06-17T16:27:00Z">
        <w:r w:rsidR="0084481A">
          <w:rPr>
            <w:rFonts w:ascii="Century Gothic" w:eastAsia="Tahoma" w:hAnsi="Century Gothic"/>
            <w:szCs w:val="20"/>
          </w:rPr>
          <w:t xml:space="preserve">, </w:t>
        </w:r>
      </w:ins>
      <w:proofErr w:type="spellStart"/>
      <w:ins w:id="40" w:author="Mariana Gonzalez Buendia" w:date="2020-06-17T16:29:00Z">
        <w:r w:rsidR="0084481A">
          <w:rPr>
            <w:rFonts w:ascii="Century Gothic" w:eastAsia="Tahoma" w:hAnsi="Century Gothic"/>
            <w:szCs w:val="20"/>
          </w:rPr>
          <w:t>ejectua</w:t>
        </w:r>
        <w:proofErr w:type="spellEnd"/>
        <w:r w:rsidR="0084481A"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 w:rsidR="0084481A">
        <w:rPr>
          <w:rFonts w:ascii="Century Gothic" w:eastAsia="Tahoma" w:hAnsi="Century Gothic"/>
          <w:szCs w:val="20"/>
        </w:rPr>
        <w:t>Subs</w:t>
      </w:r>
      <w:ins w:id="41" w:author="Mariana Gonzalez Buendia" w:date="2020-06-17T16:30:00Z">
        <w:r w:rsidR="0084481A">
          <w:rPr>
            <w:rFonts w:ascii="Century Gothic" w:eastAsia="Tahoma" w:hAnsi="Century Gothic"/>
            <w:szCs w:val="20"/>
          </w:rPr>
          <w:t>hell</w:t>
        </w:r>
        <w:proofErr w:type="spellEnd"/>
        <w:r w:rsidR="0084481A">
          <w:rPr>
            <w:rFonts w:ascii="Century Gothic" w:eastAsia="Tahoma" w:hAnsi="Century Gothic"/>
            <w:szCs w:val="20"/>
          </w:rPr>
          <w:t xml:space="preserve"> </w:t>
        </w:r>
      </w:ins>
      <w:r w:rsidR="0084481A" w:rsidRPr="0084481A">
        <w:rPr>
          <w:rFonts w:ascii="Century Gothic" w:eastAsia="Tahoma" w:hAnsi="Century Gothic"/>
          <w:b/>
          <w:szCs w:val="20"/>
        </w:rPr>
        <w:t>run_workaround_face</w:t>
      </w:r>
      <w:r>
        <w:rPr>
          <w:rFonts w:ascii="Century Gothic" w:eastAsia="Tahoma" w:hAnsi="Century Gothic"/>
          <w:b/>
          <w:szCs w:val="20"/>
        </w:rPr>
        <w:t>2</w:t>
      </w:r>
      <w:r w:rsidR="0084481A" w:rsidRPr="0084481A">
        <w:rPr>
          <w:rFonts w:ascii="Century Gothic" w:eastAsia="Tahoma" w:hAnsi="Century Gothic"/>
          <w:b/>
          <w:szCs w:val="20"/>
        </w:rPr>
        <w:t>.sh</w:t>
      </w:r>
      <w:r w:rsidR="0084481A">
        <w:rPr>
          <w:rFonts w:ascii="Century Gothic" w:eastAsia="Tahoma" w:hAnsi="Century Gothic"/>
          <w:szCs w:val="20"/>
        </w:rPr>
        <w:t xml:space="preserve">, </w:t>
      </w:r>
      <w:r>
        <w:rPr>
          <w:rFonts w:ascii="Century Gothic" w:eastAsia="Tahoma" w:hAnsi="Century Gothic"/>
          <w:szCs w:val="20"/>
        </w:rPr>
        <w:t>fase</w:t>
      </w:r>
      <w:r w:rsidR="0084481A">
        <w:rPr>
          <w:rFonts w:ascii="Century Gothic" w:eastAsia="Tahoma" w:hAnsi="Century Gothic"/>
          <w:szCs w:val="20"/>
        </w:rPr>
        <w:t xml:space="preserve"> </w:t>
      </w:r>
      <w:r>
        <w:rPr>
          <w:rFonts w:ascii="Century Gothic" w:eastAsia="Tahoma" w:hAnsi="Century Gothic"/>
          <w:szCs w:val="20"/>
        </w:rPr>
        <w:t xml:space="preserve">2 </w:t>
      </w:r>
      <w:r w:rsidR="0084481A">
        <w:rPr>
          <w:rFonts w:ascii="Century Gothic" w:eastAsia="Tahoma" w:hAnsi="Century Gothic"/>
          <w:szCs w:val="20"/>
        </w:rPr>
        <w:t>en caso de error se sale del script</w:t>
      </w:r>
    </w:p>
    <w:p w14:paraId="548E0E75" w14:textId="1C943BDE" w:rsidR="000700B2" w:rsidRDefault="000700B2" w:rsidP="000700B2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0700B2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7DC97715" wp14:editId="34EA4CC0">
            <wp:extent cx="5096586" cy="1571844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5FAB" w14:textId="77777777" w:rsidR="0084481A" w:rsidRDefault="0084481A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29DE53C3" w14:textId="5A004587" w:rsidR="00B65C2D" w:rsidRPr="00A829CE" w:rsidRDefault="000700B2" w:rsidP="002B6E75">
      <w:pPr>
        <w:pStyle w:val="EstiloTtulo1Antes6ptoDespus3ptoInterlineadoMn"/>
        <w:numPr>
          <w:ilvl w:val="1"/>
          <w:numId w:val="37"/>
        </w:numPr>
        <w:rPr>
          <w:rFonts w:ascii="Century Gothic" w:hAnsi="Century Gothic"/>
          <w:lang w:val="fr-CA"/>
        </w:rPr>
      </w:pPr>
      <w:bookmarkStart w:id="42" w:name="_Toc45626502"/>
      <w:r>
        <w:rPr>
          <w:rFonts w:ascii="Century Gothic" w:hAnsi="Century Gothic"/>
          <w:lang w:val="fr-CA"/>
        </w:rPr>
        <w:t xml:space="preserve"> </w:t>
      </w:r>
      <w:r w:rsidRPr="000700B2">
        <w:rPr>
          <w:rFonts w:ascii="Century Gothic" w:hAnsi="Century Gothic"/>
          <w:lang w:val="fr-CA"/>
        </w:rPr>
        <w:t>run_workaround_face0.sh</w:t>
      </w:r>
      <w:bookmarkEnd w:id="42"/>
    </w:p>
    <w:p w14:paraId="16AF2A3C" w14:textId="76F2B209" w:rsidR="00952FA6" w:rsidRDefault="000700B2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661A5A5B" wp14:editId="69D04BA4">
            <wp:extent cx="2914650" cy="14859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585" w14:textId="1212F78A" w:rsidR="0070425E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 w:rsidR="000700B2">
        <w:rPr>
          <w:rFonts w:ascii="Century Gothic" w:eastAsia="Tahoma" w:hAnsi="Century Gothic"/>
          <w:szCs w:val="20"/>
        </w:rPr>
        <w:t>1detener</w:t>
      </w:r>
      <w:r>
        <w:rPr>
          <w:rFonts w:ascii="Century Gothic" w:eastAsia="Tahoma" w:hAnsi="Century Gothic"/>
          <w:szCs w:val="20"/>
        </w:rPr>
        <w:t xml:space="preserve"> </w:t>
      </w:r>
      <w:r w:rsidR="00524619">
        <w:rPr>
          <w:rFonts w:ascii="Century Gothic" w:eastAsia="Tahoma" w:hAnsi="Century Gothic"/>
          <w:szCs w:val="20"/>
        </w:rPr>
        <w:t xml:space="preserve">el servicio de </w:t>
      </w:r>
      <w:r w:rsidR="000700B2">
        <w:rPr>
          <w:rFonts w:ascii="Century Gothic" w:eastAsia="Tahoma" w:hAnsi="Century Gothic"/>
          <w:szCs w:val="20"/>
        </w:rPr>
        <w:t>instancia A y C</w:t>
      </w:r>
      <w:r>
        <w:rPr>
          <w:rFonts w:ascii="Century Gothic" w:eastAsia="Tahoma" w:hAnsi="Century Gothic"/>
          <w:szCs w:val="20"/>
        </w:rPr>
        <w:t>.</w:t>
      </w:r>
      <w:r w:rsidR="0070425E">
        <w:rPr>
          <w:rFonts w:ascii="Century Gothic" w:eastAsia="Tahoma" w:hAnsi="Century Gothic"/>
          <w:szCs w:val="20"/>
        </w:rPr>
        <w:t xml:space="preserve"> Se encuentra en el </w:t>
      </w:r>
      <w:proofErr w:type="spellStart"/>
      <w:r w:rsidR="0070425E">
        <w:rPr>
          <w:rFonts w:ascii="Century Gothic" w:eastAsia="Tahoma" w:hAnsi="Century Gothic"/>
          <w:szCs w:val="20"/>
        </w:rPr>
        <w:t>path</w:t>
      </w:r>
      <w:proofErr w:type="spellEnd"/>
      <w:r w:rsidR="0070425E">
        <w:rPr>
          <w:rFonts w:ascii="Century Gothic" w:eastAsia="Tahoma" w:hAnsi="Century Gothic"/>
          <w:szCs w:val="20"/>
        </w:rPr>
        <w:t xml:space="preserve"> </w:t>
      </w:r>
      <w:r w:rsidR="00226524">
        <w:rPr>
          <w:rFonts w:ascii="Century Gothic" w:eastAsia="Tahoma" w:hAnsi="Century Gothic"/>
          <w:szCs w:val="20"/>
        </w:rPr>
        <w:t>“</w:t>
      </w:r>
      <w:r w:rsidR="00341C0F">
        <w:rPr>
          <w:rFonts w:ascii="Century Gothic" w:eastAsia="Tahoma" w:hAnsi="Century Gothic"/>
          <w:szCs w:val="20"/>
        </w:rPr>
        <w:t>INDEVAL</w:t>
      </w:r>
      <w:r w:rsidR="0070425E">
        <w:rPr>
          <w:rFonts w:ascii="Century Gothic" w:eastAsia="Tahoma" w:hAnsi="Century Gothic"/>
          <w:szCs w:val="20"/>
        </w:rPr>
        <w:t>/</w:t>
      </w:r>
      <w:proofErr w:type="spellStart"/>
      <w:r w:rsidR="000700B2">
        <w:rPr>
          <w:rFonts w:ascii="Century Gothic" w:eastAsia="Tahoma" w:hAnsi="Century Gothic"/>
          <w:szCs w:val="20"/>
        </w:rPr>
        <w:t>jboss</w:t>
      </w:r>
      <w:proofErr w:type="spellEnd"/>
      <w:r w:rsidR="0070425E">
        <w:rPr>
          <w:rFonts w:ascii="Century Gothic" w:eastAsia="Tahoma" w:hAnsi="Century Gothic"/>
          <w:szCs w:val="20"/>
        </w:rPr>
        <w:t>/</w:t>
      </w:r>
      <w:r w:rsidR="000700B2" w:rsidRPr="000700B2">
        <w:t xml:space="preserve"> </w:t>
      </w:r>
      <w:proofErr w:type="gramStart"/>
      <w:r w:rsidR="000700B2" w:rsidRPr="000700B2">
        <w:rPr>
          <w:rFonts w:ascii="Century Gothic" w:eastAsia="Tahoma" w:hAnsi="Century Gothic"/>
          <w:szCs w:val="20"/>
        </w:rPr>
        <w:t>run_workaround_face0.sh</w:t>
      </w:r>
      <w:r w:rsidR="00226524">
        <w:rPr>
          <w:rFonts w:ascii="Century Gothic" w:eastAsia="Tahoma" w:hAnsi="Century Gothic"/>
          <w:szCs w:val="20"/>
        </w:rPr>
        <w:t>“</w:t>
      </w:r>
      <w:proofErr w:type="gramEnd"/>
    </w:p>
    <w:p w14:paraId="0944CA90" w14:textId="0E1C06C8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768D85E2" w14:textId="48D0E189" w:rsidR="00CE6B04" w:rsidRDefault="008A41D9" w:rsidP="008A41D9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1FAE1790" wp14:editId="74CAC4CE">
            <wp:extent cx="3505689" cy="15432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3" w:author="Mariana Gonzalez Buendia" w:date="2020-06-17T16:42:00Z">
        <w:r w:rsidR="00CE6B04" w:rsidDel="00AD102B">
          <w:rPr>
            <w:rFonts w:ascii="Century Gothic" w:eastAsia="Tahoma" w:hAnsi="Century Gothic"/>
            <w:szCs w:val="20"/>
          </w:rPr>
          <w:delText>Inicializado de variables de entorno</w:delText>
        </w:r>
        <w:r w:rsidR="00226524" w:rsidDel="00AD102B">
          <w:rPr>
            <w:rFonts w:ascii="Century Gothic" w:eastAsia="Tahoma" w:hAnsi="Century Gothic"/>
            <w:szCs w:val="20"/>
          </w:rPr>
          <w:delText>.</w:delText>
        </w:r>
      </w:del>
    </w:p>
    <w:p w14:paraId="00F24E9E" w14:textId="10690E6D" w:rsidR="00B406E9" w:rsidDel="00AD102B" w:rsidRDefault="00B406E9">
      <w:pPr>
        <w:pStyle w:val="Prrafodelista"/>
        <w:numPr>
          <w:ilvl w:val="1"/>
          <w:numId w:val="31"/>
        </w:numPr>
        <w:rPr>
          <w:del w:id="44" w:author="Mariana Gonzalez Buendia" w:date="2020-06-17T16:42:00Z"/>
          <w:rFonts w:ascii="Century Gothic" w:eastAsia="Tahoma" w:hAnsi="Century Gothic"/>
          <w:szCs w:val="20"/>
        </w:rPr>
        <w:pPrChange w:id="45" w:author="Mariana Gonzalez Buendia" w:date="2020-06-17T16:39:00Z">
          <w:pPr>
            <w:pStyle w:val="Prrafodelista"/>
            <w:numPr>
              <w:numId w:val="31"/>
            </w:numPr>
            <w:ind w:left="1425" w:hanging="360"/>
          </w:pPr>
        </w:pPrChange>
      </w:pPr>
    </w:p>
    <w:p w14:paraId="6909E8CE" w14:textId="5F0A204D" w:rsidR="00F2354B" w:rsidRDefault="00B406E9" w:rsidP="00AC350A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</w:t>
      </w:r>
      <w:r w:rsidR="000D51ED">
        <w:rPr>
          <w:rFonts w:ascii="Century Gothic" w:eastAsia="Tahoma" w:hAnsi="Century Gothic"/>
          <w:szCs w:val="20"/>
        </w:rPr>
        <w:t xml:space="preserve"> </w:t>
      </w:r>
      <w:r w:rsidR="00F2354B">
        <w:rPr>
          <w:rFonts w:ascii="Century Gothic" w:eastAsia="Tahoma" w:hAnsi="Century Gothic"/>
          <w:szCs w:val="20"/>
        </w:rPr>
        <w:t xml:space="preserve">que </w:t>
      </w:r>
      <w:r w:rsidR="005145B6">
        <w:rPr>
          <w:rFonts w:ascii="Century Gothic" w:eastAsia="Tahoma" w:hAnsi="Century Gothic"/>
          <w:szCs w:val="20"/>
        </w:rPr>
        <w:t>es la siguiente</w:t>
      </w:r>
      <w:r w:rsidR="00F2354B">
        <w:rPr>
          <w:rFonts w:ascii="Century Gothic" w:eastAsia="Tahoma" w:hAnsi="Century Gothic"/>
          <w:szCs w:val="20"/>
        </w:rPr>
        <w:t>:</w:t>
      </w:r>
    </w:p>
    <w:p w14:paraId="5922961D" w14:textId="769760DC" w:rsidR="00F2354B" w:rsidRDefault="005145B6" w:rsidP="00F2354B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5145B6">
        <w:rPr>
          <w:rFonts w:ascii="Century Gothic" w:eastAsia="Tahoma" w:hAnsi="Century Gothic"/>
          <w:szCs w:val="20"/>
        </w:rPr>
        <w:t>validaproceso</w:t>
      </w:r>
      <w:proofErr w:type="spellEnd"/>
      <w:r w:rsidR="00F2354B">
        <w:rPr>
          <w:rFonts w:ascii="Century Gothic" w:eastAsia="Tahoma" w:hAnsi="Century Gothic"/>
          <w:szCs w:val="20"/>
        </w:rPr>
        <w:t>(</w:t>
      </w:r>
      <w:proofErr w:type="gramEnd"/>
      <w:r w:rsidR="00F2354B">
        <w:rPr>
          <w:rFonts w:ascii="Century Gothic" w:eastAsia="Tahoma" w:hAnsi="Century Gothic"/>
          <w:szCs w:val="20"/>
        </w:rPr>
        <w:t xml:space="preserve">) </w:t>
      </w:r>
      <w:r>
        <w:rPr>
          <w:rFonts w:ascii="Century Gothic" w:eastAsia="Tahoma" w:hAnsi="Century Gothic"/>
          <w:szCs w:val="20"/>
        </w:rPr>
        <w:t xml:space="preserve">esta función valida </w:t>
      </w:r>
      <w:r w:rsidRPr="005145B6">
        <w:rPr>
          <w:rFonts w:ascii="Century Gothic" w:eastAsia="Tahoma" w:hAnsi="Century Gothic"/>
          <w:szCs w:val="20"/>
        </w:rPr>
        <w:t xml:space="preserve">que valida que el proceso </w:t>
      </w:r>
      <w:proofErr w:type="spellStart"/>
      <w:r w:rsidRPr="005145B6">
        <w:rPr>
          <w:rFonts w:ascii="Century Gothic" w:eastAsia="Tahoma" w:hAnsi="Century Gothic"/>
          <w:szCs w:val="20"/>
        </w:rPr>
        <w:t>esta</w:t>
      </w:r>
      <w:proofErr w:type="spellEnd"/>
      <w:r w:rsidRPr="005145B6">
        <w:rPr>
          <w:rFonts w:ascii="Century Gothic" w:eastAsia="Tahoma" w:hAnsi="Century Gothic"/>
          <w:szCs w:val="20"/>
        </w:rPr>
        <w:t xml:space="preserve"> en levantado</w:t>
      </w:r>
      <w:r>
        <w:rPr>
          <w:rFonts w:ascii="Century Gothic" w:eastAsia="Tahoma" w:hAnsi="Century Gothic"/>
          <w:szCs w:val="20"/>
        </w:rPr>
        <w:t xml:space="preserve"> </w:t>
      </w:r>
      <w:r w:rsidRPr="005145B6">
        <w:rPr>
          <w:rFonts w:ascii="Century Gothic" w:eastAsia="Tahoma" w:hAnsi="Century Gothic"/>
          <w:szCs w:val="20"/>
        </w:rPr>
        <w:t xml:space="preserve">En caso de estar levantado lo mata </w:t>
      </w:r>
      <w:proofErr w:type="spellStart"/>
      <w:r w:rsidRPr="005145B6">
        <w:rPr>
          <w:rFonts w:ascii="Century Gothic" w:eastAsia="Tahoma" w:hAnsi="Century Gothic"/>
          <w:szCs w:val="20"/>
        </w:rPr>
        <w:t>despues</w:t>
      </w:r>
      <w:proofErr w:type="spellEnd"/>
      <w:r w:rsidRPr="005145B6">
        <w:rPr>
          <w:rFonts w:ascii="Century Gothic" w:eastAsia="Tahoma" w:hAnsi="Century Gothic"/>
          <w:szCs w:val="20"/>
        </w:rPr>
        <w:t xml:space="preserve"> de 20 iteraciones</w:t>
      </w:r>
      <w:r w:rsidR="00F2354B">
        <w:rPr>
          <w:rFonts w:ascii="Century Gothic" w:eastAsia="Tahoma" w:hAnsi="Century Gothic"/>
          <w:szCs w:val="20"/>
        </w:rPr>
        <w:t xml:space="preserve">. </w:t>
      </w:r>
    </w:p>
    <w:p w14:paraId="7E345B71" w14:textId="20CEF020" w:rsidR="00F2354B" w:rsidRDefault="005145B6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5145B6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3DDEC295" wp14:editId="572F74DD">
            <wp:extent cx="5612130" cy="374142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305" w14:textId="098CBF27" w:rsidR="00AC350A" w:rsidRDefault="005145B6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Inicia el proceso deteniendo </w:t>
      </w:r>
      <w:proofErr w:type="gramStart"/>
      <w:r>
        <w:rPr>
          <w:rFonts w:ascii="Century Gothic" w:eastAsia="Tahoma" w:hAnsi="Century Gothic"/>
          <w:szCs w:val="20"/>
        </w:rPr>
        <w:t>la instancias grupales</w:t>
      </w:r>
      <w:proofErr w:type="gramEnd"/>
      <w:r w:rsidR="00FE43CC">
        <w:rPr>
          <w:rFonts w:ascii="Century Gothic" w:eastAsia="Tahoma" w:hAnsi="Century Gothic"/>
          <w:szCs w:val="20"/>
        </w:rPr>
        <w:t>.</w:t>
      </w:r>
    </w:p>
    <w:p w14:paraId="24048A40" w14:textId="28BB0EA6" w:rsidR="00F2354B" w:rsidRDefault="005145B6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5145B6">
        <w:rPr>
          <w:rFonts w:ascii="Century Gothic" w:eastAsia="Tahoma" w:hAnsi="Century Gothic"/>
          <w:szCs w:val="20"/>
        </w:rPr>
        <w:drawing>
          <wp:inline distT="0" distB="0" distL="0" distR="0" wp14:anchorId="2B2DBCAA" wp14:editId="123429D7">
            <wp:extent cx="4933950" cy="19450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74A" w14:textId="77777777" w:rsidR="0028396E" w:rsidRDefault="0028396E" w:rsidP="005145B6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</w:p>
    <w:p w14:paraId="77BB56D6" w14:textId="06A0CDA8" w:rsidR="0028396E" w:rsidRPr="0028396E" w:rsidRDefault="0028396E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 w:rsidRPr="0028396E">
        <w:rPr>
          <w:rFonts w:ascii="Century Gothic" w:eastAsia="Tahoma" w:hAnsi="Century Gothic"/>
          <w:szCs w:val="20"/>
          <w:lang w:val="es-MX"/>
        </w:rPr>
        <w:t>Procede a validar que la instancia A este abajo</w:t>
      </w:r>
    </w:p>
    <w:p w14:paraId="7BE25FCB" w14:textId="29FF026A" w:rsidR="005145B6" w:rsidRDefault="005145B6" w:rsidP="005145B6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5145B6">
        <w:rPr>
          <w:rFonts w:ascii="Century Gothic" w:eastAsia="Tahoma" w:hAnsi="Century Gothic"/>
          <w:szCs w:val="20"/>
        </w:rPr>
        <w:drawing>
          <wp:inline distT="0" distB="0" distL="0" distR="0" wp14:anchorId="370C52D5" wp14:editId="6ED2834D">
            <wp:extent cx="5410955" cy="8954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81A" w14:textId="3FE048DC" w:rsidR="0028396E" w:rsidRPr="0028396E" w:rsidRDefault="00B406E9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 w:rsidRPr="00B406E9">
        <w:rPr>
          <w:noProof/>
        </w:rPr>
        <w:t xml:space="preserve"> </w:t>
      </w:r>
      <w:r w:rsidR="0028396E" w:rsidRPr="0028396E">
        <w:rPr>
          <w:rFonts w:ascii="Century Gothic" w:eastAsia="Tahoma" w:hAnsi="Century Gothic"/>
          <w:szCs w:val="20"/>
          <w:lang w:val="es-MX"/>
        </w:rPr>
        <w:t xml:space="preserve">Procede a validar que la instancia </w:t>
      </w:r>
      <w:r w:rsidR="0028396E">
        <w:rPr>
          <w:rFonts w:ascii="Century Gothic" w:eastAsia="Tahoma" w:hAnsi="Century Gothic"/>
          <w:szCs w:val="20"/>
          <w:lang w:val="es-MX"/>
        </w:rPr>
        <w:t>C</w:t>
      </w:r>
      <w:r w:rsidR="0028396E" w:rsidRPr="0028396E">
        <w:rPr>
          <w:rFonts w:ascii="Century Gothic" w:eastAsia="Tahoma" w:hAnsi="Century Gothic"/>
          <w:szCs w:val="20"/>
          <w:lang w:val="es-MX"/>
        </w:rPr>
        <w:t xml:space="preserve"> este abajo</w:t>
      </w:r>
    </w:p>
    <w:p w14:paraId="1A67E7DC" w14:textId="23C551D2" w:rsidR="00AC350A" w:rsidRDefault="00AC350A" w:rsidP="00AC350A">
      <w:pPr>
        <w:pStyle w:val="Prrafodelista"/>
        <w:ind w:left="1425"/>
        <w:rPr>
          <w:noProof/>
        </w:rPr>
      </w:pPr>
    </w:p>
    <w:p w14:paraId="7060F29B" w14:textId="6FDBA7C4" w:rsidR="0028396E" w:rsidRDefault="0028396E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28396E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40BC2901" wp14:editId="49625DB0">
            <wp:extent cx="5612130" cy="101854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EEAF" w14:textId="563487C4" w:rsidR="00F23401" w:rsidRDefault="00F23401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6C909981" w14:textId="7B013E63" w:rsidR="00F23401" w:rsidRPr="0028396E" w:rsidRDefault="00F23401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  <w:lang w:val="es-MX"/>
        </w:rPr>
        <w:t>Después de detener instancia A y C termina fase 0</w:t>
      </w:r>
    </w:p>
    <w:p w14:paraId="38493C07" w14:textId="77777777" w:rsidR="00F23401" w:rsidRDefault="00F23401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693D82BE" w14:textId="49FC7EF2" w:rsidR="00AC350A" w:rsidRDefault="00F23401" w:rsidP="00F23401">
      <w:pPr>
        <w:ind w:left="2124"/>
        <w:rPr>
          <w:rFonts w:ascii="Century Gothic" w:eastAsia="Tahoma" w:hAnsi="Century Gothic"/>
          <w:szCs w:val="20"/>
        </w:rPr>
      </w:pPr>
      <w:r w:rsidRPr="00F23401">
        <w:rPr>
          <w:rFonts w:ascii="Century Gothic" w:eastAsia="Tahoma" w:hAnsi="Century Gothic"/>
          <w:szCs w:val="20"/>
        </w:rPr>
        <w:drawing>
          <wp:inline distT="0" distB="0" distL="0" distR="0" wp14:anchorId="406F0B9C" wp14:editId="7F1D2979">
            <wp:extent cx="4725059" cy="1362265"/>
            <wp:effectExtent l="0" t="0" r="0" b="9525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EA6B" w14:textId="32D4384A" w:rsidR="00F23401" w:rsidRDefault="00F23401" w:rsidP="00F23401">
      <w:pPr>
        <w:ind w:left="2124"/>
        <w:rPr>
          <w:rFonts w:ascii="Century Gothic" w:eastAsia="Tahoma" w:hAnsi="Century Gothic"/>
          <w:szCs w:val="20"/>
        </w:rPr>
      </w:pPr>
    </w:p>
    <w:p w14:paraId="532374D8" w14:textId="4593CECB" w:rsidR="00F23401" w:rsidRPr="00F23401" w:rsidRDefault="00F23401" w:rsidP="00F23401">
      <w:pPr>
        <w:pStyle w:val="EstiloTtulo1Antes6ptoDespus3ptoInterlineadoMn"/>
        <w:numPr>
          <w:ilvl w:val="1"/>
          <w:numId w:val="37"/>
        </w:numPr>
        <w:rPr>
          <w:rFonts w:ascii="Century Gothic" w:eastAsia="Tahoma" w:hAnsi="Century Gothic"/>
        </w:rPr>
      </w:pPr>
      <w:r>
        <w:rPr>
          <w:rFonts w:ascii="Century Gothic" w:hAnsi="Century Gothic"/>
          <w:lang w:val="es-MX"/>
        </w:rPr>
        <w:t xml:space="preserve"> </w:t>
      </w:r>
      <w:r w:rsidRPr="00F23401">
        <w:rPr>
          <w:rFonts w:ascii="Century Gothic" w:hAnsi="Century Gothic"/>
          <w:lang w:val="es-MX"/>
        </w:rPr>
        <w:t>run_workaround_face0_1.sh</w:t>
      </w:r>
    </w:p>
    <w:p w14:paraId="750AAD46" w14:textId="4CF2B0AF" w:rsidR="00B50095" w:rsidRDefault="00B50095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  <w:bookmarkStart w:id="46" w:name="_Toc45626503"/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31F93A9F" wp14:editId="36EA1349">
            <wp:extent cx="2933700" cy="1504950"/>
            <wp:effectExtent l="0" t="0" r="0" b="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D660" w14:textId="7FD3A26A" w:rsidR="00F23401" w:rsidRDefault="00F23401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1detener el servicio de instancia C.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“INDEVAL/</w:t>
      </w:r>
      <w:proofErr w:type="spellStart"/>
      <w:r>
        <w:rPr>
          <w:rFonts w:ascii="Century Gothic" w:eastAsia="Tahoma" w:hAnsi="Century Gothic"/>
          <w:szCs w:val="20"/>
        </w:rPr>
        <w:t>jboss</w:t>
      </w:r>
      <w:proofErr w:type="spellEnd"/>
      <w:r>
        <w:rPr>
          <w:rFonts w:ascii="Century Gothic" w:eastAsia="Tahoma" w:hAnsi="Century Gothic"/>
          <w:szCs w:val="20"/>
        </w:rPr>
        <w:t>/</w:t>
      </w:r>
      <w:r w:rsidRPr="000700B2">
        <w:t xml:space="preserve"> </w:t>
      </w:r>
      <w:proofErr w:type="gramStart"/>
      <w:r w:rsidRPr="000700B2">
        <w:rPr>
          <w:rFonts w:ascii="Century Gothic" w:eastAsia="Tahoma" w:hAnsi="Century Gothic"/>
          <w:szCs w:val="20"/>
        </w:rPr>
        <w:t>run_workaround_face0</w:t>
      </w:r>
      <w:r w:rsidR="00FE5DEF">
        <w:rPr>
          <w:rFonts w:ascii="Century Gothic" w:eastAsia="Tahoma" w:hAnsi="Century Gothic"/>
          <w:szCs w:val="20"/>
        </w:rPr>
        <w:t>_1</w:t>
      </w:r>
      <w:r w:rsidRPr="000700B2">
        <w:rPr>
          <w:rFonts w:ascii="Century Gothic" w:eastAsia="Tahoma" w:hAnsi="Century Gothic"/>
          <w:szCs w:val="20"/>
        </w:rPr>
        <w:t>.sh</w:t>
      </w:r>
      <w:r>
        <w:rPr>
          <w:rFonts w:ascii="Century Gothic" w:eastAsia="Tahoma" w:hAnsi="Century Gothic"/>
          <w:szCs w:val="20"/>
        </w:rPr>
        <w:t>“</w:t>
      </w:r>
      <w:proofErr w:type="gramEnd"/>
    </w:p>
    <w:p w14:paraId="6D04F683" w14:textId="77777777" w:rsidR="00FE5DEF" w:rsidRDefault="00FE5DEF" w:rsidP="00FE5DEF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7271FC7E" w14:textId="35D343B1" w:rsidR="00FE5DEF" w:rsidRDefault="00FE5DEF" w:rsidP="00FE5DEF">
      <w:pPr>
        <w:pStyle w:val="Prrafodelista"/>
        <w:numPr>
          <w:ilvl w:val="0"/>
          <w:numId w:val="4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19F06630" wp14:editId="368CEF05">
            <wp:extent cx="3505689" cy="1543265"/>
            <wp:effectExtent l="0" t="0" r="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7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7FDDD589" w14:textId="77777777" w:rsidR="00FE5DEF" w:rsidRDefault="00FE5DEF" w:rsidP="00FE5DEF">
      <w:pPr>
        <w:pStyle w:val="Prrafodelista"/>
        <w:numPr>
          <w:ilvl w:val="0"/>
          <w:numId w:val="4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lastRenderedPageBreak/>
        <w:t>Se tiene la función que es la siguiente:</w:t>
      </w:r>
    </w:p>
    <w:p w14:paraId="7C55DC3B" w14:textId="15641090" w:rsidR="00FE5DEF" w:rsidRDefault="00FE5DEF" w:rsidP="00FE5DEF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5145B6">
        <w:rPr>
          <w:rFonts w:ascii="Century Gothic" w:eastAsia="Tahoma" w:hAnsi="Century Gothic"/>
          <w:szCs w:val="20"/>
        </w:rPr>
        <w:t>validaproceso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 xml:space="preserve">) esta función valida </w:t>
      </w:r>
      <w:r w:rsidRPr="005145B6">
        <w:rPr>
          <w:rFonts w:ascii="Century Gothic" w:eastAsia="Tahoma" w:hAnsi="Century Gothic"/>
          <w:szCs w:val="20"/>
        </w:rPr>
        <w:t xml:space="preserve">que valida que el proceso </w:t>
      </w:r>
      <w:proofErr w:type="spellStart"/>
      <w:r w:rsidRPr="005145B6">
        <w:rPr>
          <w:rFonts w:ascii="Century Gothic" w:eastAsia="Tahoma" w:hAnsi="Century Gothic"/>
          <w:szCs w:val="20"/>
        </w:rPr>
        <w:t>esta</w:t>
      </w:r>
      <w:proofErr w:type="spellEnd"/>
      <w:r w:rsidRPr="005145B6">
        <w:rPr>
          <w:rFonts w:ascii="Century Gothic" w:eastAsia="Tahoma" w:hAnsi="Century Gothic"/>
          <w:szCs w:val="20"/>
        </w:rPr>
        <w:t xml:space="preserve"> en levantado</w:t>
      </w:r>
      <w:r>
        <w:rPr>
          <w:rFonts w:ascii="Century Gothic" w:eastAsia="Tahoma" w:hAnsi="Century Gothic"/>
          <w:szCs w:val="20"/>
        </w:rPr>
        <w:t xml:space="preserve"> </w:t>
      </w:r>
      <w:r w:rsidRPr="005145B6">
        <w:rPr>
          <w:rFonts w:ascii="Century Gothic" w:eastAsia="Tahoma" w:hAnsi="Century Gothic"/>
          <w:szCs w:val="20"/>
        </w:rPr>
        <w:t xml:space="preserve">En caso de estar levantado lo mata </w:t>
      </w:r>
      <w:proofErr w:type="spellStart"/>
      <w:r w:rsidRPr="005145B6">
        <w:rPr>
          <w:rFonts w:ascii="Century Gothic" w:eastAsia="Tahoma" w:hAnsi="Century Gothic"/>
          <w:szCs w:val="20"/>
        </w:rPr>
        <w:t>despues</w:t>
      </w:r>
      <w:proofErr w:type="spellEnd"/>
      <w:r w:rsidRPr="005145B6">
        <w:rPr>
          <w:rFonts w:ascii="Century Gothic" w:eastAsia="Tahoma" w:hAnsi="Century Gothic"/>
          <w:szCs w:val="20"/>
        </w:rPr>
        <w:t xml:space="preserve"> de 20 iteraciones</w:t>
      </w:r>
      <w:r>
        <w:rPr>
          <w:rFonts w:ascii="Century Gothic" w:eastAsia="Tahoma" w:hAnsi="Century Gothic"/>
          <w:szCs w:val="20"/>
        </w:rPr>
        <w:t xml:space="preserve">. </w:t>
      </w:r>
    </w:p>
    <w:p w14:paraId="3ADC2E7E" w14:textId="2BF06ADF" w:rsidR="00CD2B76" w:rsidRPr="00CD2B76" w:rsidRDefault="00CD2B76" w:rsidP="00CD2B76">
      <w:pPr>
        <w:ind w:left="1785"/>
        <w:rPr>
          <w:rFonts w:ascii="Century Gothic" w:eastAsia="Tahoma" w:hAnsi="Century Gothic"/>
          <w:szCs w:val="20"/>
        </w:rPr>
      </w:pPr>
      <w:r w:rsidRPr="005145B6">
        <w:drawing>
          <wp:inline distT="0" distB="0" distL="0" distR="0" wp14:anchorId="4140B159" wp14:editId="4026E9C6">
            <wp:extent cx="5612130" cy="3741420"/>
            <wp:effectExtent l="0" t="0" r="7620" b="0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C031" w14:textId="26A886DF" w:rsidR="00FE5DEF" w:rsidRDefault="00FE5DEF" w:rsidP="00FE5DEF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015CC2C1" w14:textId="6267C0EE" w:rsidR="00CD2B76" w:rsidRPr="0028396E" w:rsidRDefault="00CD2B76" w:rsidP="00CD2B76">
      <w:pPr>
        <w:pStyle w:val="Prrafodelista"/>
        <w:numPr>
          <w:ilvl w:val="0"/>
          <w:numId w:val="4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  <w:lang w:val="es-MX"/>
        </w:rPr>
        <w:t>Después de detener instancia C termina</w:t>
      </w:r>
      <w:r>
        <w:rPr>
          <w:rFonts w:ascii="Century Gothic" w:eastAsia="Tahoma" w:hAnsi="Century Gothic"/>
          <w:szCs w:val="20"/>
          <w:lang w:val="es-MX"/>
        </w:rPr>
        <w:t>.</w:t>
      </w:r>
    </w:p>
    <w:p w14:paraId="459F005D" w14:textId="77777777" w:rsidR="00FE5DEF" w:rsidRDefault="00FE5DEF" w:rsidP="00FE5DEF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04D8AB28" w14:textId="33A36864" w:rsidR="00FE5DEF" w:rsidRDefault="00FE5DEF" w:rsidP="00FE5DEF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FE5DEF">
        <w:rPr>
          <w:rFonts w:ascii="Century Gothic" w:eastAsia="Tahoma" w:hAnsi="Century Gothic"/>
          <w:szCs w:val="20"/>
        </w:rPr>
        <w:drawing>
          <wp:inline distT="0" distB="0" distL="0" distR="0" wp14:anchorId="1EE89F12" wp14:editId="5D2B27BD">
            <wp:extent cx="5506218" cy="1733792"/>
            <wp:effectExtent l="0" t="0" r="0" b="0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F73E" w14:textId="77777777" w:rsidR="00FE5DEF" w:rsidRDefault="00FE5DEF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18DBFF65" w14:textId="14F924B4" w:rsidR="00CD2B76" w:rsidRPr="00F23401" w:rsidRDefault="00410E78" w:rsidP="00CD2B76">
      <w:pPr>
        <w:pStyle w:val="EstiloTtulo1Antes6ptoDespus3ptoInterlineadoMn"/>
        <w:numPr>
          <w:ilvl w:val="1"/>
          <w:numId w:val="37"/>
        </w:numPr>
        <w:rPr>
          <w:rFonts w:ascii="Century Gothic" w:eastAsia="Tahoma" w:hAnsi="Century Gothic"/>
        </w:rPr>
      </w:pPr>
      <w:r>
        <w:rPr>
          <w:rFonts w:ascii="Century Gothic" w:hAnsi="Century Gothic"/>
          <w:lang w:val="es-MX"/>
        </w:rPr>
        <w:lastRenderedPageBreak/>
        <w:t xml:space="preserve"> </w:t>
      </w:r>
      <w:r w:rsidR="00CD2B76" w:rsidRPr="00F23401">
        <w:rPr>
          <w:rFonts w:ascii="Century Gothic" w:hAnsi="Century Gothic"/>
          <w:lang w:val="es-MX"/>
        </w:rPr>
        <w:t>run_workaround_face1.sh</w:t>
      </w:r>
    </w:p>
    <w:p w14:paraId="2C7D0118" w14:textId="13F14516" w:rsidR="00B50095" w:rsidRDefault="00B50095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724B072C" wp14:editId="7106261E">
            <wp:extent cx="2895600" cy="1485900"/>
            <wp:effectExtent l="0" t="0" r="0" b="0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7831" w14:textId="15710943" w:rsidR="00CD2B76" w:rsidRDefault="00CD2B76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 w:rsidR="00E26B3F">
        <w:rPr>
          <w:rFonts w:ascii="Century Gothic" w:eastAsia="Tahoma" w:hAnsi="Century Gothic"/>
          <w:szCs w:val="20"/>
        </w:rPr>
        <w:t>levantar</w:t>
      </w:r>
      <w:r>
        <w:rPr>
          <w:rFonts w:ascii="Century Gothic" w:eastAsia="Tahoma" w:hAnsi="Century Gothic"/>
          <w:szCs w:val="20"/>
        </w:rPr>
        <w:t xml:space="preserve"> el servicio de instancia </w:t>
      </w:r>
      <w:r w:rsidR="00E26B3F">
        <w:rPr>
          <w:rFonts w:ascii="Century Gothic" w:eastAsia="Tahoma" w:hAnsi="Century Gothic"/>
          <w:szCs w:val="20"/>
        </w:rPr>
        <w:t>A</w:t>
      </w:r>
      <w:r>
        <w:rPr>
          <w:rFonts w:ascii="Century Gothic" w:eastAsia="Tahoma" w:hAnsi="Century Gothic"/>
          <w:szCs w:val="20"/>
        </w:rPr>
        <w:t xml:space="preserve">.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“INDEVAL/</w:t>
      </w:r>
      <w:proofErr w:type="spellStart"/>
      <w:r>
        <w:rPr>
          <w:rFonts w:ascii="Century Gothic" w:eastAsia="Tahoma" w:hAnsi="Century Gothic"/>
          <w:szCs w:val="20"/>
        </w:rPr>
        <w:t>jboss</w:t>
      </w:r>
      <w:proofErr w:type="spellEnd"/>
      <w:r>
        <w:rPr>
          <w:rFonts w:ascii="Century Gothic" w:eastAsia="Tahoma" w:hAnsi="Century Gothic"/>
          <w:szCs w:val="20"/>
        </w:rPr>
        <w:t>/</w:t>
      </w:r>
      <w:r w:rsidRPr="000700B2">
        <w:t xml:space="preserve"> </w:t>
      </w:r>
      <w:proofErr w:type="gramStart"/>
      <w:r w:rsidRPr="000700B2">
        <w:rPr>
          <w:rFonts w:ascii="Century Gothic" w:eastAsia="Tahoma" w:hAnsi="Century Gothic"/>
          <w:szCs w:val="20"/>
        </w:rPr>
        <w:t>run_workaround_face</w:t>
      </w:r>
      <w:r>
        <w:rPr>
          <w:rFonts w:ascii="Century Gothic" w:eastAsia="Tahoma" w:hAnsi="Century Gothic"/>
          <w:szCs w:val="20"/>
        </w:rPr>
        <w:t>1</w:t>
      </w:r>
      <w:r w:rsidRPr="000700B2">
        <w:rPr>
          <w:rFonts w:ascii="Century Gothic" w:eastAsia="Tahoma" w:hAnsi="Century Gothic"/>
          <w:szCs w:val="20"/>
        </w:rPr>
        <w:t>.sh</w:t>
      </w:r>
      <w:r>
        <w:rPr>
          <w:rFonts w:ascii="Century Gothic" w:eastAsia="Tahoma" w:hAnsi="Century Gothic"/>
          <w:szCs w:val="20"/>
        </w:rPr>
        <w:t>“</w:t>
      </w:r>
      <w:proofErr w:type="gramEnd"/>
    </w:p>
    <w:p w14:paraId="46CCD9F9" w14:textId="27E6D981" w:rsidR="00CD2B76" w:rsidRDefault="00CD2B76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00C653DC" w14:textId="6C9BBFF3" w:rsidR="00E26B3F" w:rsidRDefault="00E26B3F" w:rsidP="00E26B3F">
      <w:pPr>
        <w:pStyle w:val="Prrafodelista"/>
        <w:numPr>
          <w:ilvl w:val="0"/>
          <w:numId w:val="42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538BBD31" wp14:editId="32E5E954">
            <wp:extent cx="3505689" cy="1543265"/>
            <wp:effectExtent l="0" t="0" r="0" b="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8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6F2F3247" w14:textId="77777777" w:rsidR="00E26B3F" w:rsidRDefault="00E26B3F" w:rsidP="00E26B3F">
      <w:pPr>
        <w:pStyle w:val="Prrafodelista"/>
        <w:numPr>
          <w:ilvl w:val="0"/>
          <w:numId w:val="42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 que es la siguiente:</w:t>
      </w:r>
    </w:p>
    <w:p w14:paraId="5E32F8EA" w14:textId="278523EA" w:rsidR="00E26B3F" w:rsidRPr="00E26B3F" w:rsidRDefault="00E26B3F" w:rsidP="00E26B3F">
      <w:pPr>
        <w:pStyle w:val="Prrafodelista"/>
        <w:numPr>
          <w:ilvl w:val="0"/>
          <w:numId w:val="43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E26B3F">
        <w:rPr>
          <w:rFonts w:ascii="Century Gothic" w:eastAsia="Tahoma" w:hAnsi="Century Gothic"/>
          <w:szCs w:val="20"/>
        </w:rPr>
        <w:t>V</w:t>
      </w:r>
      <w:r w:rsidRPr="00E26B3F">
        <w:rPr>
          <w:rFonts w:ascii="Century Gothic" w:eastAsia="Tahoma" w:hAnsi="Century Gothic"/>
          <w:szCs w:val="20"/>
        </w:rPr>
        <w:t>alidastatusproceso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>) esta función tienen como objetivo validar el estatus del proceso, los cuales pueden ser “</w:t>
      </w:r>
      <w:proofErr w:type="spellStart"/>
      <w:r>
        <w:rPr>
          <w:rFonts w:ascii="Century Gothic" w:eastAsia="Tahoma" w:hAnsi="Century Gothic"/>
          <w:szCs w:val="20"/>
        </w:rPr>
        <w:t>started</w:t>
      </w:r>
      <w:proofErr w:type="spellEnd"/>
      <w:r>
        <w:rPr>
          <w:rFonts w:ascii="Century Gothic" w:eastAsia="Tahoma" w:hAnsi="Century Gothic"/>
          <w:szCs w:val="20"/>
        </w:rPr>
        <w:t xml:space="preserve">, </w:t>
      </w:r>
      <w:proofErr w:type="spellStart"/>
      <w:r>
        <w:rPr>
          <w:rFonts w:ascii="Century Gothic" w:eastAsia="Tahoma" w:hAnsi="Century Gothic"/>
          <w:szCs w:val="20"/>
        </w:rPr>
        <w:t>starting,disabled</w:t>
      </w:r>
      <w:proofErr w:type="spellEnd"/>
      <w:r>
        <w:rPr>
          <w:rFonts w:ascii="Century Gothic" w:eastAsia="Tahoma" w:hAnsi="Century Gothic"/>
          <w:szCs w:val="20"/>
        </w:rPr>
        <w:t>,</w:t>
      </w:r>
      <w:r w:rsidRPr="00E26B3F">
        <w:t xml:space="preserve"> </w:t>
      </w:r>
      <w:proofErr w:type="spellStart"/>
      <w:r w:rsidRPr="00E26B3F">
        <w:rPr>
          <w:rFonts w:ascii="Century Gothic" w:eastAsia="Tahoma" w:hAnsi="Century Gothic"/>
          <w:szCs w:val="20"/>
        </w:rPr>
        <w:t>failed</w:t>
      </w:r>
      <w:proofErr w:type="spellEnd"/>
      <w:r>
        <w:rPr>
          <w:rFonts w:ascii="Century Gothic" w:eastAsia="Tahoma" w:hAnsi="Century Gothic"/>
          <w:szCs w:val="20"/>
        </w:rPr>
        <w:t>,</w:t>
      </w:r>
      <w:r w:rsidRPr="00E26B3F">
        <w:t xml:space="preserve"> </w:t>
      </w:r>
      <w:r w:rsidRPr="00E26B3F">
        <w:rPr>
          <w:rFonts w:ascii="Century Gothic" w:eastAsia="Tahoma" w:hAnsi="Century Gothic"/>
          <w:szCs w:val="20"/>
        </w:rPr>
        <w:t>inconsistente</w:t>
      </w:r>
      <w:r>
        <w:rPr>
          <w:rFonts w:ascii="Century Gothic" w:eastAsia="Tahoma" w:hAnsi="Century Gothic"/>
          <w:szCs w:val="20"/>
        </w:rPr>
        <w:t>”</w:t>
      </w:r>
    </w:p>
    <w:p w14:paraId="439BAEEA" w14:textId="39BF86B9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E26B3F">
        <w:rPr>
          <w:rFonts w:ascii="Century Gothic" w:eastAsia="Tahoma" w:hAnsi="Century Gothic"/>
          <w:szCs w:val="20"/>
          <w:lang w:val="es-ES"/>
        </w:rPr>
        <w:drawing>
          <wp:inline distT="0" distB="0" distL="0" distR="0" wp14:anchorId="50A27570" wp14:editId="754951D8">
            <wp:extent cx="5612130" cy="2077085"/>
            <wp:effectExtent l="0" t="0" r="7620" b="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4253" w14:textId="05903D01" w:rsidR="00E26B3F" w:rsidRPr="00E26B3F" w:rsidRDefault="00E26B3F" w:rsidP="00B53C89">
      <w:pPr>
        <w:pStyle w:val="Prrafodelista"/>
        <w:numPr>
          <w:ilvl w:val="0"/>
          <w:numId w:val="42"/>
        </w:numPr>
        <w:ind w:left="1416"/>
        <w:rPr>
          <w:rFonts w:ascii="Century Gothic" w:eastAsia="Tahoma" w:hAnsi="Century Gothic"/>
          <w:szCs w:val="20"/>
        </w:rPr>
      </w:pPr>
      <w:r w:rsidRPr="00E26B3F">
        <w:rPr>
          <w:rFonts w:ascii="Century Gothic" w:eastAsia="Tahoma" w:hAnsi="Century Gothic"/>
          <w:szCs w:val="20"/>
        </w:rPr>
        <w:t xml:space="preserve">Se </w:t>
      </w:r>
      <w:r w:rsidRPr="00E26B3F">
        <w:rPr>
          <w:rFonts w:ascii="Century Gothic" w:eastAsia="Tahoma" w:hAnsi="Century Gothic"/>
          <w:szCs w:val="20"/>
        </w:rPr>
        <w:t>inicia el proceso de levantar la instancia A</w:t>
      </w:r>
      <w:r w:rsidRPr="00E26B3F">
        <w:rPr>
          <w:rFonts w:ascii="Century Gothic" w:eastAsia="Tahoma" w:hAnsi="Century Gothic"/>
          <w:szCs w:val="20"/>
        </w:rPr>
        <w:t>:</w:t>
      </w:r>
    </w:p>
    <w:p w14:paraId="796F6E86" w14:textId="2C3CB131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E26B3F">
        <w:rPr>
          <w:rFonts w:ascii="Century Gothic" w:eastAsia="Tahoma" w:hAnsi="Century Gothic"/>
          <w:szCs w:val="20"/>
          <w:lang w:val="es-ES"/>
        </w:rPr>
        <w:lastRenderedPageBreak/>
        <w:drawing>
          <wp:inline distT="0" distB="0" distL="0" distR="0" wp14:anchorId="1227BE29" wp14:editId="2D64DEEC">
            <wp:extent cx="5612130" cy="1392555"/>
            <wp:effectExtent l="0" t="0" r="762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5C79" w14:textId="027CEE07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</w:p>
    <w:p w14:paraId="471A2EC9" w14:textId="2192FB4E" w:rsidR="00E26B3F" w:rsidRDefault="00AE0CA9" w:rsidP="00E26B3F">
      <w:pPr>
        <w:pStyle w:val="Prrafodelista"/>
        <w:numPr>
          <w:ilvl w:val="0"/>
          <w:numId w:val="42"/>
        </w:numPr>
        <w:ind w:left="1416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P</w:t>
      </w:r>
      <w:r w:rsidR="00E26B3F">
        <w:rPr>
          <w:rFonts w:ascii="Century Gothic" w:eastAsia="Tahoma" w:hAnsi="Century Gothic"/>
          <w:szCs w:val="20"/>
        </w:rPr>
        <w:t xml:space="preserve">rocede a </w:t>
      </w:r>
      <w:r>
        <w:rPr>
          <w:rFonts w:ascii="Century Gothic" w:eastAsia="Tahoma" w:hAnsi="Century Gothic"/>
          <w:szCs w:val="20"/>
        </w:rPr>
        <w:t>monitorear</w:t>
      </w:r>
      <w:r w:rsidR="00E26B3F">
        <w:rPr>
          <w:rFonts w:ascii="Century Gothic" w:eastAsia="Tahoma" w:hAnsi="Century Gothic"/>
          <w:szCs w:val="20"/>
        </w:rPr>
        <w:t xml:space="preserve"> el estatus de la instancia </w:t>
      </w:r>
      <w:r>
        <w:rPr>
          <w:rFonts w:ascii="Century Gothic" w:eastAsia="Tahoma" w:hAnsi="Century Gothic"/>
          <w:szCs w:val="20"/>
        </w:rPr>
        <w:t>“</w:t>
      </w:r>
      <w:r w:rsidR="00E26B3F">
        <w:rPr>
          <w:rFonts w:ascii="Century Gothic" w:eastAsia="Tahoma" w:hAnsi="Century Gothic"/>
          <w:szCs w:val="20"/>
        </w:rPr>
        <w:t>A</w:t>
      </w:r>
      <w:r>
        <w:rPr>
          <w:rFonts w:ascii="Century Gothic" w:eastAsia="Tahoma" w:hAnsi="Century Gothic"/>
          <w:szCs w:val="20"/>
        </w:rPr>
        <w:t>”</w:t>
      </w:r>
      <w:r w:rsidR="00E26B3F">
        <w:rPr>
          <w:rFonts w:ascii="Century Gothic" w:eastAsia="Tahoma" w:hAnsi="Century Gothic"/>
          <w:szCs w:val="20"/>
        </w:rPr>
        <w:t xml:space="preserve"> </w:t>
      </w:r>
      <w:r>
        <w:rPr>
          <w:rFonts w:ascii="Century Gothic" w:eastAsia="Tahoma" w:hAnsi="Century Gothic"/>
          <w:szCs w:val="20"/>
        </w:rPr>
        <w:t xml:space="preserve">por medio del </w:t>
      </w:r>
      <w:r w:rsidR="00E26B3F">
        <w:rPr>
          <w:rFonts w:ascii="Century Gothic" w:eastAsia="Tahoma" w:hAnsi="Century Gothic"/>
          <w:szCs w:val="20"/>
        </w:rPr>
        <w:t>ciclo</w:t>
      </w:r>
      <w:r>
        <w:rPr>
          <w:rFonts w:ascii="Century Gothic" w:eastAsia="Tahoma" w:hAnsi="Century Gothic"/>
          <w:szCs w:val="20"/>
        </w:rPr>
        <w:t xml:space="preserve"> si el estatus es diferente de “</w:t>
      </w:r>
      <w:proofErr w:type="spellStart"/>
      <w:r>
        <w:rPr>
          <w:rFonts w:ascii="Century Gothic" w:eastAsia="Tahoma" w:hAnsi="Century Gothic"/>
          <w:szCs w:val="20"/>
        </w:rPr>
        <w:t>started</w:t>
      </w:r>
      <w:proofErr w:type="spellEnd"/>
      <w:r>
        <w:rPr>
          <w:rFonts w:ascii="Century Gothic" w:eastAsia="Tahoma" w:hAnsi="Century Gothic"/>
          <w:szCs w:val="20"/>
        </w:rPr>
        <w:t xml:space="preserve">” </w:t>
      </w:r>
      <w:proofErr w:type="gramStart"/>
      <w:r>
        <w:rPr>
          <w:rFonts w:ascii="Century Gothic" w:eastAsia="Tahoma" w:hAnsi="Century Gothic"/>
          <w:szCs w:val="20"/>
        </w:rPr>
        <w:t>continua</w:t>
      </w:r>
      <w:proofErr w:type="gramEnd"/>
      <w:r>
        <w:rPr>
          <w:rFonts w:ascii="Century Gothic" w:eastAsia="Tahoma" w:hAnsi="Century Gothic"/>
          <w:szCs w:val="20"/>
        </w:rPr>
        <w:t xml:space="preserve"> haciendo validaciones si llega a las 20 iteraciones saldrá del ciclo por tiempo excedido.</w:t>
      </w:r>
    </w:p>
    <w:p w14:paraId="0DC43174" w14:textId="1B69DB99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</w:p>
    <w:p w14:paraId="4590757F" w14:textId="537784EB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E26B3F">
        <w:rPr>
          <w:rFonts w:ascii="Century Gothic" w:eastAsia="Tahoma" w:hAnsi="Century Gothic"/>
          <w:szCs w:val="20"/>
          <w:lang w:val="es-ES"/>
        </w:rPr>
        <w:drawing>
          <wp:inline distT="0" distB="0" distL="0" distR="0" wp14:anchorId="3E70404B" wp14:editId="147F0263">
            <wp:extent cx="5612130" cy="3282315"/>
            <wp:effectExtent l="0" t="0" r="762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0F7A" w14:textId="757380A7" w:rsidR="00AE0CA9" w:rsidRPr="00AE0CA9" w:rsidRDefault="00AE0CA9" w:rsidP="004519E3">
      <w:pPr>
        <w:pStyle w:val="Prrafodelista"/>
        <w:numPr>
          <w:ilvl w:val="0"/>
          <w:numId w:val="42"/>
        </w:numPr>
        <w:ind w:left="1416"/>
        <w:rPr>
          <w:rFonts w:ascii="Century Gothic" w:eastAsia="Tahoma" w:hAnsi="Century Gothic"/>
          <w:szCs w:val="20"/>
        </w:rPr>
      </w:pPr>
      <w:r w:rsidRPr="00AE0CA9">
        <w:rPr>
          <w:rFonts w:ascii="Century Gothic" w:eastAsia="Tahoma" w:hAnsi="Century Gothic"/>
          <w:szCs w:val="20"/>
        </w:rPr>
        <w:t>Una vez terminado el monitoreo termina exitoso</w:t>
      </w:r>
      <w:r w:rsidRPr="00AE0CA9">
        <w:rPr>
          <w:rFonts w:ascii="Century Gothic" w:eastAsia="Tahoma" w:hAnsi="Century Gothic"/>
          <w:szCs w:val="20"/>
        </w:rPr>
        <w:t xml:space="preserve"> la fase 1.</w:t>
      </w:r>
    </w:p>
    <w:p w14:paraId="6507908C" w14:textId="0DAB9A85" w:rsidR="00AE0CA9" w:rsidRDefault="00AE0CA9" w:rsidP="00AE0CA9">
      <w:pPr>
        <w:pStyle w:val="Prrafodelista"/>
        <w:ind w:left="1416"/>
        <w:rPr>
          <w:rFonts w:ascii="Century Gothic" w:eastAsia="Tahoma" w:hAnsi="Century Gothic"/>
          <w:szCs w:val="20"/>
        </w:rPr>
      </w:pPr>
      <w:r w:rsidRPr="00AE0CA9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0B538A34" wp14:editId="167AF533">
            <wp:extent cx="5612130" cy="2493010"/>
            <wp:effectExtent l="0" t="0" r="7620" b="254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C3F" w14:textId="60A67A48" w:rsidR="00AE0CA9" w:rsidRDefault="00AE0CA9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</w:p>
    <w:bookmarkEnd w:id="46"/>
    <w:p w14:paraId="10B5BE35" w14:textId="77777777" w:rsidR="00410E78" w:rsidRDefault="00410E78" w:rsidP="00410E78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274EBE4A" w14:textId="550BAE21" w:rsidR="00410E78" w:rsidRPr="00F23401" w:rsidRDefault="00410E78" w:rsidP="00410E78">
      <w:pPr>
        <w:pStyle w:val="EstiloTtulo1Antes6ptoDespus3ptoInterlineadoMn"/>
        <w:numPr>
          <w:ilvl w:val="1"/>
          <w:numId w:val="37"/>
        </w:numPr>
        <w:rPr>
          <w:rFonts w:ascii="Century Gothic" w:eastAsia="Tahoma" w:hAnsi="Century Gothic"/>
        </w:rPr>
      </w:pPr>
      <w:r>
        <w:rPr>
          <w:rFonts w:ascii="Century Gothic" w:hAnsi="Century Gothic"/>
          <w:lang w:val="es-MX"/>
        </w:rPr>
        <w:t xml:space="preserve"> </w:t>
      </w:r>
      <w:r w:rsidRPr="00F23401">
        <w:rPr>
          <w:rFonts w:ascii="Century Gothic" w:hAnsi="Century Gothic"/>
          <w:lang w:val="es-MX"/>
        </w:rPr>
        <w:t>run_workaround_face</w:t>
      </w:r>
      <w:r>
        <w:rPr>
          <w:rFonts w:ascii="Century Gothic" w:hAnsi="Century Gothic"/>
          <w:lang w:val="es-MX"/>
        </w:rPr>
        <w:t>2</w:t>
      </w:r>
      <w:r w:rsidRPr="00F23401">
        <w:rPr>
          <w:rFonts w:ascii="Century Gothic" w:hAnsi="Century Gothic"/>
          <w:lang w:val="es-MX"/>
        </w:rPr>
        <w:t>.sh</w:t>
      </w:r>
    </w:p>
    <w:p w14:paraId="60849ECF" w14:textId="41D7E4E8" w:rsidR="008552F6" w:rsidRDefault="008552F6" w:rsidP="00410E78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133B1D1A" wp14:editId="25A18E2C">
            <wp:extent cx="2876550" cy="1504950"/>
            <wp:effectExtent l="0" t="0" r="0" b="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D7DB" w14:textId="63481CC5" w:rsidR="00410E78" w:rsidRDefault="00410E78" w:rsidP="00410E78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levantar el servicio de instancia A.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“INDEVAL/</w:t>
      </w:r>
      <w:proofErr w:type="spellStart"/>
      <w:r>
        <w:rPr>
          <w:rFonts w:ascii="Century Gothic" w:eastAsia="Tahoma" w:hAnsi="Century Gothic"/>
          <w:szCs w:val="20"/>
        </w:rPr>
        <w:t>jboss</w:t>
      </w:r>
      <w:proofErr w:type="spellEnd"/>
      <w:r>
        <w:rPr>
          <w:rFonts w:ascii="Century Gothic" w:eastAsia="Tahoma" w:hAnsi="Century Gothic"/>
          <w:szCs w:val="20"/>
        </w:rPr>
        <w:t>/</w:t>
      </w:r>
      <w:r w:rsidRPr="000700B2">
        <w:t xml:space="preserve"> </w:t>
      </w:r>
      <w:proofErr w:type="gramStart"/>
      <w:r w:rsidRPr="000700B2">
        <w:rPr>
          <w:rFonts w:ascii="Century Gothic" w:eastAsia="Tahoma" w:hAnsi="Century Gothic"/>
          <w:szCs w:val="20"/>
        </w:rPr>
        <w:t>run_workaround_face</w:t>
      </w:r>
      <w:r>
        <w:rPr>
          <w:rFonts w:ascii="Century Gothic" w:eastAsia="Tahoma" w:hAnsi="Century Gothic"/>
          <w:szCs w:val="20"/>
        </w:rPr>
        <w:t>2</w:t>
      </w:r>
      <w:r w:rsidRPr="000700B2">
        <w:rPr>
          <w:rFonts w:ascii="Century Gothic" w:eastAsia="Tahoma" w:hAnsi="Century Gothic"/>
          <w:szCs w:val="20"/>
        </w:rPr>
        <w:t>.sh</w:t>
      </w:r>
      <w:r>
        <w:rPr>
          <w:rFonts w:ascii="Century Gothic" w:eastAsia="Tahoma" w:hAnsi="Century Gothic"/>
          <w:szCs w:val="20"/>
        </w:rPr>
        <w:t>“</w:t>
      </w:r>
      <w:proofErr w:type="gramEnd"/>
    </w:p>
    <w:p w14:paraId="3CF39E29" w14:textId="77777777" w:rsidR="00410E78" w:rsidRDefault="00410E78" w:rsidP="00410E78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69076E2C" w14:textId="77777777" w:rsidR="00410E78" w:rsidRDefault="00410E78" w:rsidP="00410E78">
      <w:pPr>
        <w:pStyle w:val="Prrafodelista"/>
        <w:numPr>
          <w:ilvl w:val="0"/>
          <w:numId w:val="44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14CD5AC6" wp14:editId="25200F3C">
            <wp:extent cx="3505689" cy="1543265"/>
            <wp:effectExtent l="0" t="0" r="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9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5D1A81AC" w14:textId="77777777" w:rsidR="00410E78" w:rsidRDefault="00410E78" w:rsidP="00410E78">
      <w:pPr>
        <w:pStyle w:val="Prrafodelista"/>
        <w:numPr>
          <w:ilvl w:val="0"/>
          <w:numId w:val="44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 que es la siguiente:</w:t>
      </w:r>
    </w:p>
    <w:p w14:paraId="5CED8EB5" w14:textId="77777777" w:rsidR="00410E78" w:rsidRPr="00E26B3F" w:rsidRDefault="00410E78" w:rsidP="00410E78">
      <w:pPr>
        <w:pStyle w:val="Prrafodelista"/>
        <w:numPr>
          <w:ilvl w:val="0"/>
          <w:numId w:val="43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E26B3F">
        <w:rPr>
          <w:rFonts w:ascii="Century Gothic" w:eastAsia="Tahoma" w:hAnsi="Century Gothic"/>
          <w:szCs w:val="20"/>
        </w:rPr>
        <w:lastRenderedPageBreak/>
        <w:t>Validastatusproceso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>) esta función tienen como objetivo validar el estatus del proceso, los cuales pueden ser “</w:t>
      </w:r>
      <w:proofErr w:type="spellStart"/>
      <w:r>
        <w:rPr>
          <w:rFonts w:ascii="Century Gothic" w:eastAsia="Tahoma" w:hAnsi="Century Gothic"/>
          <w:szCs w:val="20"/>
        </w:rPr>
        <w:t>started</w:t>
      </w:r>
      <w:proofErr w:type="spellEnd"/>
      <w:r>
        <w:rPr>
          <w:rFonts w:ascii="Century Gothic" w:eastAsia="Tahoma" w:hAnsi="Century Gothic"/>
          <w:szCs w:val="20"/>
        </w:rPr>
        <w:t xml:space="preserve">, </w:t>
      </w:r>
      <w:proofErr w:type="spellStart"/>
      <w:r>
        <w:rPr>
          <w:rFonts w:ascii="Century Gothic" w:eastAsia="Tahoma" w:hAnsi="Century Gothic"/>
          <w:szCs w:val="20"/>
        </w:rPr>
        <w:t>starting,disabled</w:t>
      </w:r>
      <w:proofErr w:type="spellEnd"/>
      <w:r>
        <w:rPr>
          <w:rFonts w:ascii="Century Gothic" w:eastAsia="Tahoma" w:hAnsi="Century Gothic"/>
          <w:szCs w:val="20"/>
        </w:rPr>
        <w:t>,</w:t>
      </w:r>
      <w:r w:rsidRPr="00E26B3F">
        <w:t xml:space="preserve"> </w:t>
      </w:r>
      <w:proofErr w:type="spellStart"/>
      <w:r w:rsidRPr="00E26B3F">
        <w:rPr>
          <w:rFonts w:ascii="Century Gothic" w:eastAsia="Tahoma" w:hAnsi="Century Gothic"/>
          <w:szCs w:val="20"/>
        </w:rPr>
        <w:t>failed</w:t>
      </w:r>
      <w:proofErr w:type="spellEnd"/>
      <w:r>
        <w:rPr>
          <w:rFonts w:ascii="Century Gothic" w:eastAsia="Tahoma" w:hAnsi="Century Gothic"/>
          <w:szCs w:val="20"/>
        </w:rPr>
        <w:t>,</w:t>
      </w:r>
      <w:r w:rsidRPr="00E26B3F">
        <w:t xml:space="preserve"> </w:t>
      </w:r>
      <w:r w:rsidRPr="00E26B3F">
        <w:rPr>
          <w:rFonts w:ascii="Century Gothic" w:eastAsia="Tahoma" w:hAnsi="Century Gothic"/>
          <w:szCs w:val="20"/>
        </w:rPr>
        <w:t>inconsistente</w:t>
      </w:r>
      <w:r>
        <w:rPr>
          <w:rFonts w:ascii="Century Gothic" w:eastAsia="Tahoma" w:hAnsi="Century Gothic"/>
          <w:szCs w:val="20"/>
        </w:rPr>
        <w:t>”</w:t>
      </w:r>
    </w:p>
    <w:p w14:paraId="20888CD3" w14:textId="4DC0752B" w:rsidR="00410E78" w:rsidRDefault="00410E78" w:rsidP="00410E78">
      <w:pPr>
        <w:ind w:left="1416"/>
        <w:rPr>
          <w:rFonts w:ascii="Century Gothic" w:eastAsia="Tahoma" w:hAnsi="Century Gothic"/>
          <w:szCs w:val="20"/>
          <w:lang w:val="es-ES"/>
        </w:rPr>
      </w:pPr>
      <w:r w:rsidRPr="00410E78">
        <w:rPr>
          <w:rFonts w:ascii="Century Gothic" w:eastAsia="Tahoma" w:hAnsi="Century Gothic"/>
          <w:szCs w:val="20"/>
          <w:lang w:val="es-ES"/>
        </w:rPr>
        <w:drawing>
          <wp:inline distT="0" distB="0" distL="0" distR="0" wp14:anchorId="6B5BC33E" wp14:editId="4E48A48A">
            <wp:extent cx="5612130" cy="2133600"/>
            <wp:effectExtent l="0" t="0" r="7620" b="0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30AD" w14:textId="377FA06B" w:rsidR="00410E78" w:rsidRPr="00E26B3F" w:rsidRDefault="00410E78" w:rsidP="00410E78">
      <w:pPr>
        <w:pStyle w:val="Prrafodelista"/>
        <w:numPr>
          <w:ilvl w:val="0"/>
          <w:numId w:val="44"/>
        </w:numPr>
        <w:ind w:left="1416"/>
        <w:rPr>
          <w:rFonts w:ascii="Century Gothic" w:eastAsia="Tahoma" w:hAnsi="Century Gothic"/>
          <w:szCs w:val="20"/>
        </w:rPr>
      </w:pPr>
      <w:r w:rsidRPr="00E26B3F">
        <w:rPr>
          <w:rFonts w:ascii="Century Gothic" w:eastAsia="Tahoma" w:hAnsi="Century Gothic"/>
          <w:szCs w:val="20"/>
        </w:rPr>
        <w:t xml:space="preserve">Se inicia el proceso de levantar la instancia </w:t>
      </w:r>
      <w:r>
        <w:rPr>
          <w:rFonts w:ascii="Century Gothic" w:eastAsia="Tahoma" w:hAnsi="Century Gothic"/>
          <w:szCs w:val="20"/>
        </w:rPr>
        <w:t>C</w:t>
      </w:r>
      <w:r w:rsidRPr="00E26B3F">
        <w:rPr>
          <w:rFonts w:ascii="Century Gothic" w:eastAsia="Tahoma" w:hAnsi="Century Gothic"/>
          <w:szCs w:val="20"/>
        </w:rPr>
        <w:t>:</w:t>
      </w:r>
    </w:p>
    <w:p w14:paraId="5D4B3543" w14:textId="71ED6B5F" w:rsidR="00410E78" w:rsidRDefault="00410E78" w:rsidP="00410E78">
      <w:pPr>
        <w:ind w:left="1416"/>
        <w:rPr>
          <w:rFonts w:ascii="Century Gothic" w:eastAsia="Tahoma" w:hAnsi="Century Gothic"/>
          <w:szCs w:val="20"/>
          <w:lang w:val="es-ES"/>
        </w:rPr>
      </w:pPr>
      <w:r w:rsidRPr="00410E78">
        <w:rPr>
          <w:rFonts w:ascii="Century Gothic" w:eastAsia="Tahoma" w:hAnsi="Century Gothic"/>
          <w:szCs w:val="20"/>
          <w:lang w:val="es-ES"/>
        </w:rPr>
        <w:drawing>
          <wp:inline distT="0" distB="0" distL="0" distR="0" wp14:anchorId="3C3D0310" wp14:editId="60A2681B">
            <wp:extent cx="5612130" cy="1520825"/>
            <wp:effectExtent l="0" t="0" r="7620" b="3175"/>
            <wp:docPr id="221" name="Imagen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3211" w14:textId="77777777" w:rsidR="00410E78" w:rsidRDefault="00410E78" w:rsidP="00410E78">
      <w:pPr>
        <w:ind w:left="1416"/>
        <w:rPr>
          <w:rFonts w:ascii="Century Gothic" w:eastAsia="Tahoma" w:hAnsi="Century Gothic"/>
          <w:szCs w:val="20"/>
          <w:lang w:val="es-ES"/>
        </w:rPr>
      </w:pPr>
    </w:p>
    <w:p w14:paraId="2B589124" w14:textId="4B370157" w:rsidR="00410E78" w:rsidRDefault="00410E78" w:rsidP="00410E78">
      <w:pPr>
        <w:pStyle w:val="Prrafodelista"/>
        <w:numPr>
          <w:ilvl w:val="0"/>
          <w:numId w:val="44"/>
        </w:numPr>
        <w:ind w:left="1416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Procede a monitorear el estatus de la instancia “</w:t>
      </w:r>
      <w:r>
        <w:rPr>
          <w:rFonts w:ascii="Century Gothic" w:eastAsia="Tahoma" w:hAnsi="Century Gothic"/>
          <w:szCs w:val="20"/>
        </w:rPr>
        <w:t>C</w:t>
      </w:r>
      <w:r>
        <w:rPr>
          <w:rFonts w:ascii="Century Gothic" w:eastAsia="Tahoma" w:hAnsi="Century Gothic"/>
          <w:szCs w:val="20"/>
        </w:rPr>
        <w:t>” por medio del ciclo si el estatus es diferente de “</w:t>
      </w:r>
      <w:proofErr w:type="spellStart"/>
      <w:r>
        <w:rPr>
          <w:rFonts w:ascii="Century Gothic" w:eastAsia="Tahoma" w:hAnsi="Century Gothic"/>
          <w:szCs w:val="20"/>
        </w:rPr>
        <w:t>started</w:t>
      </w:r>
      <w:proofErr w:type="spellEnd"/>
      <w:r>
        <w:rPr>
          <w:rFonts w:ascii="Century Gothic" w:eastAsia="Tahoma" w:hAnsi="Century Gothic"/>
          <w:szCs w:val="20"/>
        </w:rPr>
        <w:t xml:space="preserve">” </w:t>
      </w:r>
      <w:proofErr w:type="gramStart"/>
      <w:r>
        <w:rPr>
          <w:rFonts w:ascii="Century Gothic" w:eastAsia="Tahoma" w:hAnsi="Century Gothic"/>
          <w:szCs w:val="20"/>
        </w:rPr>
        <w:t>continua</w:t>
      </w:r>
      <w:proofErr w:type="gramEnd"/>
      <w:r>
        <w:rPr>
          <w:rFonts w:ascii="Century Gothic" w:eastAsia="Tahoma" w:hAnsi="Century Gothic"/>
          <w:szCs w:val="20"/>
        </w:rPr>
        <w:t xml:space="preserve"> haciendo validaciones si llega a las 20 iteraciones saldrá del ciclo por tiempo excedido.</w:t>
      </w:r>
    </w:p>
    <w:p w14:paraId="7FC4D92E" w14:textId="77777777" w:rsidR="00410E78" w:rsidRDefault="00410E78" w:rsidP="00410E78">
      <w:pPr>
        <w:ind w:left="1416"/>
        <w:rPr>
          <w:rFonts w:ascii="Century Gothic" w:eastAsia="Tahoma" w:hAnsi="Century Gothic"/>
          <w:szCs w:val="20"/>
          <w:lang w:val="es-ES"/>
        </w:rPr>
      </w:pPr>
    </w:p>
    <w:p w14:paraId="3DCCC860" w14:textId="546F9E08" w:rsidR="00410E78" w:rsidRDefault="00410E78" w:rsidP="00410E78">
      <w:pPr>
        <w:ind w:left="1416"/>
        <w:rPr>
          <w:rFonts w:ascii="Century Gothic" w:eastAsia="Tahoma" w:hAnsi="Century Gothic"/>
          <w:szCs w:val="20"/>
          <w:lang w:val="es-ES"/>
        </w:rPr>
      </w:pPr>
      <w:r w:rsidRPr="00410E78">
        <w:rPr>
          <w:rFonts w:ascii="Century Gothic" w:eastAsia="Tahoma" w:hAnsi="Century Gothic"/>
          <w:szCs w:val="20"/>
          <w:lang w:val="es-ES"/>
        </w:rPr>
        <w:lastRenderedPageBreak/>
        <w:drawing>
          <wp:inline distT="0" distB="0" distL="0" distR="0" wp14:anchorId="590E8D58" wp14:editId="75B57D9F">
            <wp:extent cx="5612130" cy="3577590"/>
            <wp:effectExtent l="0" t="0" r="7620" b="381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EB8" w14:textId="1DC2D215" w:rsidR="00410E78" w:rsidRPr="00AE0CA9" w:rsidRDefault="00410E78" w:rsidP="00410E78">
      <w:pPr>
        <w:pStyle w:val="Prrafodelista"/>
        <w:numPr>
          <w:ilvl w:val="0"/>
          <w:numId w:val="44"/>
        </w:numPr>
        <w:ind w:left="1416"/>
        <w:rPr>
          <w:rFonts w:ascii="Century Gothic" w:eastAsia="Tahoma" w:hAnsi="Century Gothic"/>
          <w:szCs w:val="20"/>
        </w:rPr>
      </w:pPr>
      <w:r w:rsidRPr="00AE0CA9">
        <w:rPr>
          <w:rFonts w:ascii="Century Gothic" w:eastAsia="Tahoma" w:hAnsi="Century Gothic"/>
          <w:szCs w:val="20"/>
        </w:rPr>
        <w:t xml:space="preserve">Una vez terminado el monitoreo termina exitoso la fase </w:t>
      </w:r>
      <w:r w:rsidR="00FC6D6A">
        <w:rPr>
          <w:rFonts w:ascii="Century Gothic" w:eastAsia="Tahoma" w:hAnsi="Century Gothic"/>
          <w:szCs w:val="20"/>
        </w:rPr>
        <w:t>2</w:t>
      </w:r>
      <w:r w:rsidRPr="00AE0CA9">
        <w:rPr>
          <w:rFonts w:ascii="Century Gothic" w:eastAsia="Tahoma" w:hAnsi="Century Gothic"/>
          <w:szCs w:val="20"/>
        </w:rPr>
        <w:t>.</w:t>
      </w:r>
    </w:p>
    <w:p w14:paraId="6B801C7F" w14:textId="1E22AA29" w:rsidR="00410E78" w:rsidRDefault="00721EB1" w:rsidP="00410E78">
      <w:pPr>
        <w:pStyle w:val="Prrafodelista"/>
        <w:ind w:left="1416"/>
        <w:rPr>
          <w:rFonts w:ascii="Century Gothic" w:eastAsia="Tahoma" w:hAnsi="Century Gothic"/>
          <w:szCs w:val="20"/>
        </w:rPr>
      </w:pPr>
      <w:r w:rsidRPr="00721EB1">
        <w:rPr>
          <w:rFonts w:ascii="Century Gothic" w:eastAsia="Tahoma" w:hAnsi="Century Gothic"/>
          <w:szCs w:val="20"/>
        </w:rPr>
        <w:drawing>
          <wp:inline distT="0" distB="0" distL="0" distR="0" wp14:anchorId="32E6BB57" wp14:editId="3E86B99D">
            <wp:extent cx="5612130" cy="2306955"/>
            <wp:effectExtent l="0" t="0" r="7620" b="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2475" w14:textId="77777777" w:rsidR="00410E78" w:rsidRDefault="00410E78" w:rsidP="00410E78">
      <w:pPr>
        <w:pStyle w:val="Prrafodelista"/>
        <w:ind w:left="1065"/>
        <w:rPr>
          <w:rFonts w:ascii="Century Gothic" w:eastAsia="Tahoma" w:hAnsi="Century Gothic"/>
          <w:szCs w:val="20"/>
        </w:rPr>
      </w:pPr>
    </w:p>
    <w:sectPr w:rsidR="00410E78" w:rsidSect="007F3655">
      <w:headerReference w:type="default" r:id="rId38"/>
      <w:footerReference w:type="default" r:id="rId39"/>
      <w:pgSz w:w="12240" w:h="15840"/>
      <w:pgMar w:top="1033" w:right="1701" w:bottom="1417" w:left="1701" w:header="708" w:footer="5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FBF6C" w14:textId="77777777" w:rsidR="005E491F" w:rsidRDefault="005E491F" w:rsidP="0095125F">
      <w:pPr>
        <w:spacing w:after="0" w:line="240" w:lineRule="auto"/>
      </w:pPr>
      <w:r>
        <w:separator/>
      </w:r>
    </w:p>
  </w:endnote>
  <w:endnote w:type="continuationSeparator" w:id="0">
    <w:p w14:paraId="673D5BA7" w14:textId="77777777" w:rsidR="005E491F" w:rsidRDefault="005E491F" w:rsidP="0095125F">
      <w:pPr>
        <w:spacing w:after="0" w:line="240" w:lineRule="auto"/>
      </w:pPr>
      <w:r>
        <w:continuationSeparator/>
      </w:r>
    </w:p>
  </w:endnote>
  <w:endnote w:type="continuationNotice" w:id="1">
    <w:p w14:paraId="5A5B1EEB" w14:textId="77777777" w:rsidR="005E491F" w:rsidRDefault="005E49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 LT Book">
    <w:altName w:val="Trebuchet MS"/>
    <w:charset w:val="4D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141" w:type="dxa"/>
      <w:tblInd w:w="-1153" w:type="dxa"/>
      <w:tblLayout w:type="fixed"/>
      <w:tblLook w:val="0000" w:firstRow="0" w:lastRow="0" w:firstColumn="0" w:lastColumn="0" w:noHBand="0" w:noVBand="0"/>
    </w:tblPr>
    <w:tblGrid>
      <w:gridCol w:w="3598"/>
      <w:gridCol w:w="3598"/>
      <w:gridCol w:w="3945"/>
    </w:tblGrid>
    <w:tr w:rsidR="001A5CEF" w:rsidRPr="00A30415" w14:paraId="1B617611" w14:textId="77777777" w:rsidTr="001E77C9">
      <w:trPr>
        <w:trHeight w:val="96"/>
      </w:trPr>
      <w:tc>
        <w:tcPr>
          <w:tcW w:w="3598" w:type="dxa"/>
        </w:tcPr>
        <w:p w14:paraId="2C5246DD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Versión 1.00</w:t>
          </w:r>
        </w:p>
      </w:tc>
      <w:tc>
        <w:tcPr>
          <w:tcW w:w="3598" w:type="dxa"/>
        </w:tcPr>
        <w:p w14:paraId="1A09BC78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Uso Interno</w:t>
          </w:r>
        </w:p>
      </w:tc>
      <w:tc>
        <w:tcPr>
          <w:tcW w:w="3945" w:type="dxa"/>
        </w:tcPr>
        <w:p w14:paraId="3E771DC5" w14:textId="4F587F86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Página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PAGE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 de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NUMPAGES 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</w:p>
      </w:tc>
    </w:tr>
    <w:tr w:rsidR="001A5CEF" w:rsidRPr="00A30415" w14:paraId="5E897651" w14:textId="77777777" w:rsidTr="001E77C9">
      <w:trPr>
        <w:trHeight w:val="69"/>
      </w:trPr>
      <w:tc>
        <w:tcPr>
          <w:tcW w:w="3598" w:type="dxa"/>
        </w:tcPr>
        <w:p w14:paraId="3F47A2B6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/>
              <w:b/>
              <w:sz w:val="14"/>
              <w:szCs w:val="14"/>
            </w:rPr>
            <w:t>Formato de Documentos</w:t>
          </w:r>
          <w:r w:rsidRPr="008F0FE6">
            <w:rPr>
              <w:rFonts w:ascii="Century Gothic" w:hAnsi="Century Gothic"/>
              <w:b/>
              <w:sz w:val="14"/>
              <w:szCs w:val="14"/>
            </w:rPr>
            <w:tab/>
          </w:r>
        </w:p>
      </w:tc>
      <w:tc>
        <w:tcPr>
          <w:tcW w:w="3598" w:type="dxa"/>
        </w:tcPr>
        <w:p w14:paraId="73F8CE99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>
            <w:rPr>
              <w:rFonts w:ascii="Century Gothic" w:hAnsi="Century Gothic" w:cs="Arial"/>
              <w:b/>
              <w:sz w:val="14"/>
              <w:szCs w:val="14"/>
            </w:rPr>
            <w:t>Bolsa Mexicana de Valores</w:t>
          </w:r>
        </w:p>
      </w:tc>
      <w:tc>
        <w:tcPr>
          <w:tcW w:w="3945" w:type="dxa"/>
        </w:tcPr>
        <w:p w14:paraId="22B4231C" w14:textId="77777777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Fecha de Liberación: 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dd</w:t>
          </w:r>
          <w:proofErr w:type="spellEnd"/>
          <w:r w:rsidRPr="008F0FE6">
            <w:rPr>
              <w:rFonts w:ascii="Century Gothic" w:hAnsi="Century Gothic" w:cs="Arial"/>
              <w:b/>
              <w:sz w:val="14"/>
              <w:szCs w:val="14"/>
            </w:rPr>
            <w:t>/mm/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aaaa</w:t>
          </w:r>
          <w:proofErr w:type="spellEnd"/>
        </w:p>
      </w:tc>
    </w:tr>
    <w:tr w:rsidR="001A5CEF" w:rsidRPr="00FE2C15" w14:paraId="69953A93" w14:textId="77777777" w:rsidTr="001E77C9">
      <w:trPr>
        <w:trHeight w:val="395"/>
      </w:trPr>
      <w:tc>
        <w:tcPr>
          <w:tcW w:w="11141" w:type="dxa"/>
          <w:gridSpan w:val="3"/>
        </w:tcPr>
        <w:p w14:paraId="16F37241" w14:textId="77777777" w:rsidR="001A5CEF" w:rsidRPr="008F0FE6" w:rsidRDefault="001A5CEF" w:rsidP="001E77C9">
          <w:pPr>
            <w:pStyle w:val="Piedepgina"/>
            <w:ind w:right="51"/>
            <w:jc w:val="center"/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</w:pP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La naturaleza de la información contenida en este documento es: </w:t>
          </w:r>
          <w:r w:rsidRPr="008F0FE6">
            <w:rPr>
              <w:rFonts w:ascii="Century Gothic" w:hAnsi="Century Gothic" w:cs="Arial"/>
              <w:b/>
              <w:color w:val="404040" w:themeColor="text1" w:themeTint="BF"/>
              <w:sz w:val="14"/>
              <w:szCs w:val="14"/>
            </w:rPr>
            <w:t>Uso interno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, </w:t>
          </w:r>
          <w:proofErr w:type="gramStart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y</w:t>
          </w:r>
          <w:proofErr w:type="gramEnd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por lo tanto, puede ser divulgada al interior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autorización, pero no puede divulgarse fuera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 del emisor del documento.</w:t>
          </w:r>
        </w:p>
      </w:tc>
    </w:tr>
  </w:tbl>
  <w:p w14:paraId="1F6ACBEC" w14:textId="77777777" w:rsidR="001A5CEF" w:rsidRDefault="001A5CEF">
    <w:pPr>
      <w:pStyle w:val="Piedepgina"/>
    </w:pPr>
    <w:r w:rsidRPr="00083FF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58BAAD2" wp14:editId="1A2517F4">
              <wp:simplePos x="0" y="0"/>
              <wp:positionH relativeFrom="page">
                <wp:align>right</wp:align>
              </wp:positionH>
              <wp:positionV relativeFrom="paragraph">
                <wp:posOffset>95265</wp:posOffset>
              </wp:positionV>
              <wp:extent cx="6107810" cy="26908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7810" cy="2690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386010" w14:textId="77777777" w:rsidR="001A5CEF" w:rsidRPr="006A523E" w:rsidRDefault="001A5CEF" w:rsidP="00083FF0">
                          <w:pPr>
                            <w:spacing w:after="120" w:line="180" w:lineRule="atLeast"/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Paseo de la Reforma 255,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Col.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Cuauhtémoc,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C.P. 06500, 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CDMX | Tel.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5342 9000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www.bmv.com.mx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BAAD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29.75pt;margin-top:7.5pt;width:480.95pt;height:21.2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" filled="f" stroked="f">
              <v:textbox>
                <w:txbxContent>
                  <w:p w14:paraId="44386010" w14:textId="77777777" w:rsidR="001A5CEF" w:rsidRPr="006A523E" w:rsidRDefault="001A5CEF" w:rsidP="00083FF0">
                    <w:pPr>
                      <w:spacing w:after="120" w:line="180" w:lineRule="atLeast"/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Paseo de la Reforma 255,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Col.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Cuauhtémoc,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C.P. 06500, 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CDMX | Tel.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5342 9000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|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www.bmv.com.mx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F136EEC" wp14:editId="27935EE1">
          <wp:simplePos x="0" y="0"/>
          <wp:positionH relativeFrom="page">
            <wp:posOffset>1617980</wp:posOffset>
          </wp:positionH>
          <wp:positionV relativeFrom="paragraph">
            <wp:posOffset>67310</wp:posOffset>
          </wp:positionV>
          <wp:extent cx="6175375" cy="626745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175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3" behindDoc="0" locked="0" layoutInCell="1" allowOverlap="1" wp14:anchorId="61EDB616" wp14:editId="27935EE1">
          <wp:simplePos x="0" y="0"/>
          <wp:positionH relativeFrom="page">
            <wp:posOffset>-1167130</wp:posOffset>
          </wp:positionH>
          <wp:positionV relativeFrom="paragraph">
            <wp:posOffset>71009</wp:posOffset>
          </wp:positionV>
          <wp:extent cx="2788285" cy="421005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14" t="84746" r="85560" b="3001"/>
                  <a:stretch/>
                </pic:blipFill>
                <pic:spPr bwMode="auto">
                  <a:xfrm>
                    <a:off x="0" y="0"/>
                    <a:ext cx="2788285" cy="4210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A288B" w14:textId="77777777" w:rsidR="005E491F" w:rsidRDefault="005E491F" w:rsidP="0095125F">
      <w:pPr>
        <w:spacing w:after="0" w:line="240" w:lineRule="auto"/>
      </w:pPr>
      <w:r>
        <w:separator/>
      </w:r>
    </w:p>
  </w:footnote>
  <w:footnote w:type="continuationSeparator" w:id="0">
    <w:p w14:paraId="0276393E" w14:textId="77777777" w:rsidR="005E491F" w:rsidRDefault="005E491F" w:rsidP="0095125F">
      <w:pPr>
        <w:spacing w:after="0" w:line="240" w:lineRule="auto"/>
      </w:pPr>
      <w:r>
        <w:continuationSeparator/>
      </w:r>
    </w:p>
  </w:footnote>
  <w:footnote w:type="continuationNotice" w:id="1">
    <w:p w14:paraId="717551E4" w14:textId="77777777" w:rsidR="005E491F" w:rsidRDefault="005E49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A231D" w14:textId="77777777" w:rsidR="001A5CEF" w:rsidRDefault="001A5CEF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4" behindDoc="1" locked="0" layoutInCell="1" allowOverlap="1" wp14:anchorId="07BF1AE9" wp14:editId="4978215B">
          <wp:simplePos x="0" y="0"/>
          <wp:positionH relativeFrom="page">
            <wp:posOffset>6177196</wp:posOffset>
          </wp:positionH>
          <wp:positionV relativeFrom="paragraph">
            <wp:posOffset>-172983</wp:posOffset>
          </wp:positionV>
          <wp:extent cx="1371600" cy="323850"/>
          <wp:effectExtent l="0" t="0" r="0" b="0"/>
          <wp:wrapNone/>
          <wp:docPr id="26" name="Imagen 26" descr="C:\Users\jmaldonado\AppData\Local\Microsoft\Windows\INetCache\Content.Word\GrupoBMV -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jmaldonado\AppData\Local\Microsoft\Windows\INetCache\Content.Word\GrupoBMV -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CB48150" wp14:editId="0777777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6175612" cy="626745"/>
          <wp:effectExtent l="0" t="0" r="0" b="190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215527" cy="6307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t>|</w:t>
    </w:r>
  </w:p>
  <w:p w14:paraId="6FFBD3EC" w14:textId="77777777" w:rsidR="001A5CEF" w:rsidRDefault="001A5CEF">
    <w:pPr>
      <w:pStyle w:val="Encabezado"/>
    </w:pPr>
  </w:p>
  <w:p w14:paraId="30DCCCAD" w14:textId="77777777" w:rsidR="001A5CEF" w:rsidRDefault="001A5CEF" w:rsidP="00951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161E"/>
    <w:multiLevelType w:val="hybridMultilevel"/>
    <w:tmpl w:val="11F4088E"/>
    <w:lvl w:ilvl="0" w:tplc="6730045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auto"/>
      </w:rPr>
    </w:lvl>
    <w:lvl w:ilvl="1" w:tplc="080A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D2741"/>
    <w:multiLevelType w:val="hybridMultilevel"/>
    <w:tmpl w:val="50C05762"/>
    <w:lvl w:ilvl="0" w:tplc="B164E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EF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E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6B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4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B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3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02A1"/>
    <w:multiLevelType w:val="hybridMultilevel"/>
    <w:tmpl w:val="39F6E782"/>
    <w:lvl w:ilvl="0" w:tplc="E4F055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4252CB8"/>
    <w:multiLevelType w:val="hybridMultilevel"/>
    <w:tmpl w:val="E3C8F47A"/>
    <w:lvl w:ilvl="0" w:tplc="7B223FB0">
      <w:numFmt w:val="none"/>
      <w:lvlText w:val=""/>
      <w:lvlJc w:val="left"/>
      <w:pPr>
        <w:tabs>
          <w:tab w:val="num" w:pos="360"/>
        </w:tabs>
      </w:pPr>
    </w:lvl>
    <w:lvl w:ilvl="1" w:tplc="C1A2E602">
      <w:start w:val="1"/>
      <w:numFmt w:val="lowerLetter"/>
      <w:lvlText w:val="%2."/>
      <w:lvlJc w:val="left"/>
      <w:pPr>
        <w:ind w:left="1440" w:hanging="360"/>
      </w:pPr>
    </w:lvl>
    <w:lvl w:ilvl="2" w:tplc="89EA5E8A">
      <w:start w:val="1"/>
      <w:numFmt w:val="lowerRoman"/>
      <w:lvlText w:val="%3."/>
      <w:lvlJc w:val="right"/>
      <w:pPr>
        <w:ind w:left="2160" w:hanging="180"/>
      </w:pPr>
    </w:lvl>
    <w:lvl w:ilvl="3" w:tplc="51BE449A">
      <w:start w:val="1"/>
      <w:numFmt w:val="decimal"/>
      <w:lvlText w:val="%4."/>
      <w:lvlJc w:val="left"/>
      <w:pPr>
        <w:ind w:left="2880" w:hanging="360"/>
      </w:pPr>
    </w:lvl>
    <w:lvl w:ilvl="4" w:tplc="3AD0C920">
      <w:start w:val="1"/>
      <w:numFmt w:val="lowerLetter"/>
      <w:lvlText w:val="%5."/>
      <w:lvlJc w:val="left"/>
      <w:pPr>
        <w:ind w:left="3600" w:hanging="360"/>
      </w:pPr>
    </w:lvl>
    <w:lvl w:ilvl="5" w:tplc="8ECCA26A">
      <w:start w:val="1"/>
      <w:numFmt w:val="lowerRoman"/>
      <w:lvlText w:val="%6."/>
      <w:lvlJc w:val="right"/>
      <w:pPr>
        <w:ind w:left="4320" w:hanging="180"/>
      </w:pPr>
    </w:lvl>
    <w:lvl w:ilvl="6" w:tplc="42A2A6C8">
      <w:start w:val="1"/>
      <w:numFmt w:val="decimal"/>
      <w:lvlText w:val="%7."/>
      <w:lvlJc w:val="left"/>
      <w:pPr>
        <w:ind w:left="5040" w:hanging="360"/>
      </w:pPr>
    </w:lvl>
    <w:lvl w:ilvl="7" w:tplc="F3084272">
      <w:start w:val="1"/>
      <w:numFmt w:val="lowerLetter"/>
      <w:lvlText w:val="%8."/>
      <w:lvlJc w:val="left"/>
      <w:pPr>
        <w:ind w:left="5760" w:hanging="360"/>
      </w:pPr>
    </w:lvl>
    <w:lvl w:ilvl="8" w:tplc="7396B2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F750F"/>
    <w:multiLevelType w:val="hybridMultilevel"/>
    <w:tmpl w:val="2C7A9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041B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D135D0"/>
    <w:multiLevelType w:val="hybridMultilevel"/>
    <w:tmpl w:val="67BAD99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1248B6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090522E0"/>
    <w:multiLevelType w:val="hybridMultilevel"/>
    <w:tmpl w:val="19D68F76"/>
    <w:lvl w:ilvl="0" w:tplc="0BE25420">
      <w:numFmt w:val="none"/>
      <w:lvlText w:val=""/>
      <w:lvlJc w:val="left"/>
      <w:pPr>
        <w:tabs>
          <w:tab w:val="num" w:pos="360"/>
        </w:tabs>
      </w:pPr>
    </w:lvl>
    <w:lvl w:ilvl="1" w:tplc="DEFAC2D8">
      <w:start w:val="1"/>
      <w:numFmt w:val="lowerLetter"/>
      <w:lvlText w:val="%2."/>
      <w:lvlJc w:val="left"/>
      <w:pPr>
        <w:ind w:left="1440" w:hanging="360"/>
      </w:pPr>
    </w:lvl>
    <w:lvl w:ilvl="2" w:tplc="742EA5E4">
      <w:start w:val="1"/>
      <w:numFmt w:val="lowerRoman"/>
      <w:lvlText w:val="%3."/>
      <w:lvlJc w:val="right"/>
      <w:pPr>
        <w:ind w:left="2160" w:hanging="180"/>
      </w:pPr>
    </w:lvl>
    <w:lvl w:ilvl="3" w:tplc="C4EAE420">
      <w:start w:val="1"/>
      <w:numFmt w:val="decimal"/>
      <w:lvlText w:val="%4."/>
      <w:lvlJc w:val="left"/>
      <w:pPr>
        <w:ind w:left="2880" w:hanging="360"/>
      </w:pPr>
    </w:lvl>
    <w:lvl w:ilvl="4" w:tplc="39909F16">
      <w:start w:val="1"/>
      <w:numFmt w:val="lowerLetter"/>
      <w:lvlText w:val="%5."/>
      <w:lvlJc w:val="left"/>
      <w:pPr>
        <w:ind w:left="3600" w:hanging="360"/>
      </w:pPr>
    </w:lvl>
    <w:lvl w:ilvl="5" w:tplc="B0FC5CC6">
      <w:start w:val="1"/>
      <w:numFmt w:val="lowerRoman"/>
      <w:lvlText w:val="%6."/>
      <w:lvlJc w:val="right"/>
      <w:pPr>
        <w:ind w:left="4320" w:hanging="180"/>
      </w:pPr>
    </w:lvl>
    <w:lvl w:ilvl="6" w:tplc="A6746180">
      <w:start w:val="1"/>
      <w:numFmt w:val="decimal"/>
      <w:lvlText w:val="%7."/>
      <w:lvlJc w:val="left"/>
      <w:pPr>
        <w:ind w:left="5040" w:hanging="360"/>
      </w:pPr>
    </w:lvl>
    <w:lvl w:ilvl="7" w:tplc="E6A6F388">
      <w:start w:val="1"/>
      <w:numFmt w:val="lowerLetter"/>
      <w:lvlText w:val="%8."/>
      <w:lvlJc w:val="left"/>
      <w:pPr>
        <w:ind w:left="5760" w:hanging="360"/>
      </w:pPr>
    </w:lvl>
    <w:lvl w:ilvl="8" w:tplc="33C2FA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617B57"/>
    <w:multiLevelType w:val="multilevel"/>
    <w:tmpl w:val="271A73AA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A521967"/>
    <w:multiLevelType w:val="hybridMultilevel"/>
    <w:tmpl w:val="99640C1C"/>
    <w:lvl w:ilvl="0" w:tplc="080A0015">
      <w:start w:val="1"/>
      <w:numFmt w:val="upp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0B28378E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2" w15:restartNumberingAfterBreak="0">
    <w:nsid w:val="0B794C72"/>
    <w:multiLevelType w:val="hybridMultilevel"/>
    <w:tmpl w:val="0BDEA510"/>
    <w:lvl w:ilvl="0" w:tplc="05C82442">
      <w:numFmt w:val="none"/>
      <w:lvlText w:val=""/>
      <w:lvlJc w:val="left"/>
      <w:pPr>
        <w:tabs>
          <w:tab w:val="num" w:pos="360"/>
        </w:tabs>
      </w:pPr>
    </w:lvl>
    <w:lvl w:ilvl="1" w:tplc="7E1A3E90">
      <w:start w:val="1"/>
      <w:numFmt w:val="lowerLetter"/>
      <w:lvlText w:val="%2."/>
      <w:lvlJc w:val="left"/>
      <w:pPr>
        <w:ind w:left="1440" w:hanging="360"/>
      </w:pPr>
    </w:lvl>
    <w:lvl w:ilvl="2" w:tplc="A5F68038">
      <w:start w:val="1"/>
      <w:numFmt w:val="lowerRoman"/>
      <w:lvlText w:val="%3."/>
      <w:lvlJc w:val="right"/>
      <w:pPr>
        <w:ind w:left="2160" w:hanging="180"/>
      </w:pPr>
    </w:lvl>
    <w:lvl w:ilvl="3" w:tplc="61D0CDF6">
      <w:start w:val="1"/>
      <w:numFmt w:val="decimal"/>
      <w:lvlText w:val="%4."/>
      <w:lvlJc w:val="left"/>
      <w:pPr>
        <w:ind w:left="2880" w:hanging="360"/>
      </w:pPr>
    </w:lvl>
    <w:lvl w:ilvl="4" w:tplc="DF7083E0">
      <w:start w:val="1"/>
      <w:numFmt w:val="lowerLetter"/>
      <w:lvlText w:val="%5."/>
      <w:lvlJc w:val="left"/>
      <w:pPr>
        <w:ind w:left="3600" w:hanging="360"/>
      </w:pPr>
    </w:lvl>
    <w:lvl w:ilvl="5" w:tplc="A0EC22B2">
      <w:start w:val="1"/>
      <w:numFmt w:val="lowerRoman"/>
      <w:lvlText w:val="%6."/>
      <w:lvlJc w:val="right"/>
      <w:pPr>
        <w:ind w:left="4320" w:hanging="180"/>
      </w:pPr>
    </w:lvl>
    <w:lvl w:ilvl="6" w:tplc="6556ECFC">
      <w:start w:val="1"/>
      <w:numFmt w:val="decimal"/>
      <w:lvlText w:val="%7."/>
      <w:lvlJc w:val="left"/>
      <w:pPr>
        <w:ind w:left="5040" w:hanging="360"/>
      </w:pPr>
    </w:lvl>
    <w:lvl w:ilvl="7" w:tplc="27F2C020">
      <w:start w:val="1"/>
      <w:numFmt w:val="lowerLetter"/>
      <w:lvlText w:val="%8."/>
      <w:lvlJc w:val="left"/>
      <w:pPr>
        <w:ind w:left="5760" w:hanging="360"/>
      </w:pPr>
    </w:lvl>
    <w:lvl w:ilvl="8" w:tplc="1D28D8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A07EB2"/>
    <w:multiLevelType w:val="hybridMultilevel"/>
    <w:tmpl w:val="3F60C040"/>
    <w:lvl w:ilvl="0" w:tplc="E9DE9750">
      <w:numFmt w:val="none"/>
      <w:lvlText w:val=""/>
      <w:lvlJc w:val="left"/>
      <w:pPr>
        <w:tabs>
          <w:tab w:val="num" w:pos="360"/>
        </w:tabs>
      </w:pPr>
    </w:lvl>
    <w:lvl w:ilvl="1" w:tplc="4C6E8DBE">
      <w:start w:val="1"/>
      <w:numFmt w:val="lowerLetter"/>
      <w:lvlText w:val="%2."/>
      <w:lvlJc w:val="left"/>
      <w:pPr>
        <w:ind w:left="1440" w:hanging="360"/>
      </w:pPr>
    </w:lvl>
    <w:lvl w:ilvl="2" w:tplc="217AD08E">
      <w:start w:val="1"/>
      <w:numFmt w:val="lowerRoman"/>
      <w:lvlText w:val="%3."/>
      <w:lvlJc w:val="right"/>
      <w:pPr>
        <w:ind w:left="2160" w:hanging="180"/>
      </w:pPr>
    </w:lvl>
    <w:lvl w:ilvl="3" w:tplc="8D80D2A8">
      <w:start w:val="1"/>
      <w:numFmt w:val="decimal"/>
      <w:lvlText w:val="%4."/>
      <w:lvlJc w:val="left"/>
      <w:pPr>
        <w:ind w:left="2880" w:hanging="360"/>
      </w:pPr>
    </w:lvl>
    <w:lvl w:ilvl="4" w:tplc="1774355C">
      <w:start w:val="1"/>
      <w:numFmt w:val="lowerLetter"/>
      <w:lvlText w:val="%5."/>
      <w:lvlJc w:val="left"/>
      <w:pPr>
        <w:ind w:left="3600" w:hanging="360"/>
      </w:pPr>
    </w:lvl>
    <w:lvl w:ilvl="5" w:tplc="917843D8">
      <w:start w:val="1"/>
      <w:numFmt w:val="lowerRoman"/>
      <w:lvlText w:val="%6."/>
      <w:lvlJc w:val="right"/>
      <w:pPr>
        <w:ind w:left="4320" w:hanging="180"/>
      </w:pPr>
    </w:lvl>
    <w:lvl w:ilvl="6" w:tplc="3C1EB7D0">
      <w:start w:val="1"/>
      <w:numFmt w:val="decimal"/>
      <w:lvlText w:val="%7."/>
      <w:lvlJc w:val="left"/>
      <w:pPr>
        <w:ind w:left="5040" w:hanging="360"/>
      </w:pPr>
    </w:lvl>
    <w:lvl w:ilvl="7" w:tplc="1F428F72">
      <w:start w:val="1"/>
      <w:numFmt w:val="lowerLetter"/>
      <w:lvlText w:val="%8."/>
      <w:lvlJc w:val="left"/>
      <w:pPr>
        <w:ind w:left="5760" w:hanging="360"/>
      </w:pPr>
    </w:lvl>
    <w:lvl w:ilvl="8" w:tplc="A5C020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07823"/>
    <w:multiLevelType w:val="multilevel"/>
    <w:tmpl w:val="C1FA3C06"/>
    <w:lvl w:ilvl="0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2498" w:hanging="720"/>
      </w:pPr>
    </w:lvl>
    <w:lvl w:ilvl="4">
      <w:start w:val="1"/>
      <w:numFmt w:val="decimal"/>
      <w:lvlText w:val="%1.%2.%3.%4.%5"/>
      <w:lvlJc w:val="left"/>
      <w:pPr>
        <w:ind w:left="2498" w:hanging="720"/>
      </w:pPr>
    </w:lvl>
    <w:lvl w:ilvl="5">
      <w:start w:val="1"/>
      <w:numFmt w:val="decimal"/>
      <w:lvlText w:val="%1.%2.%3.%4.%5.%6"/>
      <w:lvlJc w:val="left"/>
      <w:pPr>
        <w:ind w:left="2858" w:hanging="1080"/>
      </w:pPr>
    </w:lvl>
    <w:lvl w:ilvl="6">
      <w:start w:val="1"/>
      <w:numFmt w:val="decimal"/>
      <w:lvlText w:val="%1.%2.%3.%4.%5.%6.%7"/>
      <w:lvlJc w:val="left"/>
      <w:pPr>
        <w:ind w:left="2858" w:hanging="1080"/>
      </w:pPr>
    </w:lvl>
    <w:lvl w:ilvl="7">
      <w:start w:val="1"/>
      <w:numFmt w:val="decimal"/>
      <w:lvlText w:val="%1.%2.%3.%4.%5.%6.%7.%8"/>
      <w:lvlJc w:val="left"/>
      <w:pPr>
        <w:ind w:left="3218" w:hanging="1440"/>
      </w:pPr>
    </w:lvl>
    <w:lvl w:ilvl="8">
      <w:start w:val="1"/>
      <w:numFmt w:val="decimal"/>
      <w:lvlText w:val="%1.%2.%3.%4.%5.%6.%7.%8.%9"/>
      <w:lvlJc w:val="left"/>
      <w:pPr>
        <w:ind w:left="3218" w:hanging="1440"/>
      </w:pPr>
    </w:lvl>
  </w:abstractNum>
  <w:abstractNum w:abstractNumId="15" w15:restartNumberingAfterBreak="0">
    <w:nsid w:val="191A3CAF"/>
    <w:multiLevelType w:val="hybridMultilevel"/>
    <w:tmpl w:val="FFFFFFFF"/>
    <w:lvl w:ilvl="0" w:tplc="97EC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0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85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A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A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C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3695"/>
    <w:multiLevelType w:val="multilevel"/>
    <w:tmpl w:val="1DDCD26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EEF7D1C"/>
    <w:multiLevelType w:val="multilevel"/>
    <w:tmpl w:val="F93AACE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FEA6024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9" w15:restartNumberingAfterBreak="0">
    <w:nsid w:val="30877335"/>
    <w:multiLevelType w:val="hybridMultilevel"/>
    <w:tmpl w:val="8F96E0C4"/>
    <w:lvl w:ilvl="0" w:tplc="4AE21E0C">
      <w:numFmt w:val="none"/>
      <w:lvlText w:val=""/>
      <w:lvlJc w:val="left"/>
      <w:pPr>
        <w:tabs>
          <w:tab w:val="num" w:pos="360"/>
        </w:tabs>
      </w:pPr>
    </w:lvl>
    <w:lvl w:ilvl="1" w:tplc="1B68DF34">
      <w:start w:val="1"/>
      <w:numFmt w:val="lowerLetter"/>
      <w:lvlText w:val="%2."/>
      <w:lvlJc w:val="left"/>
      <w:pPr>
        <w:ind w:left="1440" w:hanging="360"/>
      </w:pPr>
    </w:lvl>
    <w:lvl w:ilvl="2" w:tplc="75F24574">
      <w:start w:val="1"/>
      <w:numFmt w:val="lowerRoman"/>
      <w:lvlText w:val="%3."/>
      <w:lvlJc w:val="right"/>
      <w:pPr>
        <w:ind w:left="2160" w:hanging="180"/>
      </w:pPr>
    </w:lvl>
    <w:lvl w:ilvl="3" w:tplc="F1C817A2">
      <w:start w:val="1"/>
      <w:numFmt w:val="decimal"/>
      <w:lvlText w:val="%4."/>
      <w:lvlJc w:val="left"/>
      <w:pPr>
        <w:ind w:left="2880" w:hanging="360"/>
      </w:pPr>
    </w:lvl>
    <w:lvl w:ilvl="4" w:tplc="15ACD8A2">
      <w:start w:val="1"/>
      <w:numFmt w:val="lowerLetter"/>
      <w:lvlText w:val="%5."/>
      <w:lvlJc w:val="left"/>
      <w:pPr>
        <w:ind w:left="3600" w:hanging="360"/>
      </w:pPr>
    </w:lvl>
    <w:lvl w:ilvl="5" w:tplc="752EEAE0">
      <w:start w:val="1"/>
      <w:numFmt w:val="lowerRoman"/>
      <w:lvlText w:val="%6."/>
      <w:lvlJc w:val="right"/>
      <w:pPr>
        <w:ind w:left="4320" w:hanging="180"/>
      </w:pPr>
    </w:lvl>
    <w:lvl w:ilvl="6" w:tplc="422E5418">
      <w:start w:val="1"/>
      <w:numFmt w:val="decimal"/>
      <w:lvlText w:val="%7."/>
      <w:lvlJc w:val="left"/>
      <w:pPr>
        <w:ind w:left="5040" w:hanging="360"/>
      </w:pPr>
    </w:lvl>
    <w:lvl w:ilvl="7" w:tplc="ADE4AD28">
      <w:start w:val="1"/>
      <w:numFmt w:val="lowerLetter"/>
      <w:lvlText w:val="%8."/>
      <w:lvlJc w:val="left"/>
      <w:pPr>
        <w:ind w:left="5760" w:hanging="360"/>
      </w:pPr>
    </w:lvl>
    <w:lvl w:ilvl="8" w:tplc="6B18FE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E48ED"/>
    <w:multiLevelType w:val="multilevel"/>
    <w:tmpl w:val="DED2C9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21B76B2"/>
    <w:multiLevelType w:val="multilevel"/>
    <w:tmpl w:val="55BC95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38E73AC6"/>
    <w:multiLevelType w:val="multilevel"/>
    <w:tmpl w:val="EE1074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93442B4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3AEB7F00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25" w15:restartNumberingAfterBreak="0">
    <w:nsid w:val="433336CD"/>
    <w:multiLevelType w:val="hybridMultilevel"/>
    <w:tmpl w:val="318AD69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855F90"/>
    <w:multiLevelType w:val="hybridMultilevel"/>
    <w:tmpl w:val="D4F2DB1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7" w15:restartNumberingAfterBreak="0">
    <w:nsid w:val="4C051183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FB3123"/>
    <w:multiLevelType w:val="multilevel"/>
    <w:tmpl w:val="7486A5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5004725C"/>
    <w:multiLevelType w:val="hybridMultilevel"/>
    <w:tmpl w:val="CDDE3AAC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0" w15:restartNumberingAfterBreak="0">
    <w:nsid w:val="5092260C"/>
    <w:multiLevelType w:val="hybridMultilevel"/>
    <w:tmpl w:val="EE5013B8"/>
    <w:lvl w:ilvl="0" w:tplc="B61A8FD0">
      <w:numFmt w:val="none"/>
      <w:lvlText w:val=""/>
      <w:lvlJc w:val="left"/>
      <w:pPr>
        <w:tabs>
          <w:tab w:val="num" w:pos="360"/>
        </w:tabs>
      </w:pPr>
    </w:lvl>
    <w:lvl w:ilvl="1" w:tplc="81C4AE5E">
      <w:start w:val="1"/>
      <w:numFmt w:val="lowerLetter"/>
      <w:lvlText w:val="%2."/>
      <w:lvlJc w:val="left"/>
      <w:pPr>
        <w:ind w:left="1440" w:hanging="360"/>
      </w:pPr>
    </w:lvl>
    <w:lvl w:ilvl="2" w:tplc="C2BE7C5C">
      <w:start w:val="1"/>
      <w:numFmt w:val="lowerRoman"/>
      <w:lvlText w:val="%3."/>
      <w:lvlJc w:val="right"/>
      <w:pPr>
        <w:ind w:left="2160" w:hanging="180"/>
      </w:pPr>
    </w:lvl>
    <w:lvl w:ilvl="3" w:tplc="63AC405C">
      <w:start w:val="1"/>
      <w:numFmt w:val="decimal"/>
      <w:lvlText w:val="%4."/>
      <w:lvlJc w:val="left"/>
      <w:pPr>
        <w:ind w:left="2880" w:hanging="360"/>
      </w:pPr>
    </w:lvl>
    <w:lvl w:ilvl="4" w:tplc="779294F6">
      <w:start w:val="1"/>
      <w:numFmt w:val="lowerLetter"/>
      <w:lvlText w:val="%5."/>
      <w:lvlJc w:val="left"/>
      <w:pPr>
        <w:ind w:left="3600" w:hanging="360"/>
      </w:pPr>
    </w:lvl>
    <w:lvl w:ilvl="5" w:tplc="16529B80">
      <w:start w:val="1"/>
      <w:numFmt w:val="lowerRoman"/>
      <w:lvlText w:val="%6."/>
      <w:lvlJc w:val="right"/>
      <w:pPr>
        <w:ind w:left="4320" w:hanging="180"/>
      </w:pPr>
    </w:lvl>
    <w:lvl w:ilvl="6" w:tplc="05421B4E">
      <w:start w:val="1"/>
      <w:numFmt w:val="decimal"/>
      <w:lvlText w:val="%7."/>
      <w:lvlJc w:val="left"/>
      <w:pPr>
        <w:ind w:left="5040" w:hanging="360"/>
      </w:pPr>
    </w:lvl>
    <w:lvl w:ilvl="7" w:tplc="FC62EA5A">
      <w:start w:val="1"/>
      <w:numFmt w:val="lowerLetter"/>
      <w:lvlText w:val="%8."/>
      <w:lvlJc w:val="left"/>
      <w:pPr>
        <w:ind w:left="5760" w:hanging="360"/>
      </w:pPr>
    </w:lvl>
    <w:lvl w:ilvl="8" w:tplc="25F6D2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06D30"/>
    <w:multiLevelType w:val="multilevel"/>
    <w:tmpl w:val="168A234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BC01C58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21205DF"/>
    <w:multiLevelType w:val="hybridMultilevel"/>
    <w:tmpl w:val="DD220BA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45488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69A06B55"/>
    <w:multiLevelType w:val="hybridMultilevel"/>
    <w:tmpl w:val="CEF4E9BA"/>
    <w:lvl w:ilvl="0" w:tplc="080A000F">
      <w:start w:val="1"/>
      <w:numFmt w:val="decimal"/>
      <w:lvlText w:val="%1."/>
      <w:lvlJc w:val="left"/>
      <w:pPr>
        <w:ind w:left="1785" w:hanging="360"/>
      </w:pPr>
    </w:lvl>
    <w:lvl w:ilvl="1" w:tplc="080A0019" w:tentative="1">
      <w:start w:val="1"/>
      <w:numFmt w:val="lowerLetter"/>
      <w:lvlText w:val="%2."/>
      <w:lvlJc w:val="left"/>
      <w:pPr>
        <w:ind w:left="2505" w:hanging="360"/>
      </w:pPr>
    </w:lvl>
    <w:lvl w:ilvl="2" w:tplc="080A001B" w:tentative="1">
      <w:start w:val="1"/>
      <w:numFmt w:val="lowerRoman"/>
      <w:lvlText w:val="%3."/>
      <w:lvlJc w:val="right"/>
      <w:pPr>
        <w:ind w:left="3225" w:hanging="180"/>
      </w:pPr>
    </w:lvl>
    <w:lvl w:ilvl="3" w:tplc="080A000F" w:tentative="1">
      <w:start w:val="1"/>
      <w:numFmt w:val="decimal"/>
      <w:lvlText w:val="%4."/>
      <w:lvlJc w:val="left"/>
      <w:pPr>
        <w:ind w:left="3945" w:hanging="360"/>
      </w:pPr>
    </w:lvl>
    <w:lvl w:ilvl="4" w:tplc="080A0019" w:tentative="1">
      <w:start w:val="1"/>
      <w:numFmt w:val="lowerLetter"/>
      <w:lvlText w:val="%5."/>
      <w:lvlJc w:val="left"/>
      <w:pPr>
        <w:ind w:left="4665" w:hanging="360"/>
      </w:pPr>
    </w:lvl>
    <w:lvl w:ilvl="5" w:tplc="080A001B" w:tentative="1">
      <w:start w:val="1"/>
      <w:numFmt w:val="lowerRoman"/>
      <w:lvlText w:val="%6."/>
      <w:lvlJc w:val="right"/>
      <w:pPr>
        <w:ind w:left="5385" w:hanging="180"/>
      </w:pPr>
    </w:lvl>
    <w:lvl w:ilvl="6" w:tplc="080A000F" w:tentative="1">
      <w:start w:val="1"/>
      <w:numFmt w:val="decimal"/>
      <w:lvlText w:val="%7."/>
      <w:lvlJc w:val="left"/>
      <w:pPr>
        <w:ind w:left="6105" w:hanging="360"/>
      </w:pPr>
    </w:lvl>
    <w:lvl w:ilvl="7" w:tplc="080A0019" w:tentative="1">
      <w:start w:val="1"/>
      <w:numFmt w:val="lowerLetter"/>
      <w:lvlText w:val="%8."/>
      <w:lvlJc w:val="left"/>
      <w:pPr>
        <w:ind w:left="6825" w:hanging="360"/>
      </w:pPr>
    </w:lvl>
    <w:lvl w:ilvl="8" w:tplc="08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6" w15:restartNumberingAfterBreak="0">
    <w:nsid w:val="6C973457"/>
    <w:multiLevelType w:val="multilevel"/>
    <w:tmpl w:val="C9EAB1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FAA1D96"/>
    <w:multiLevelType w:val="hybridMultilevel"/>
    <w:tmpl w:val="06D20D3E"/>
    <w:lvl w:ilvl="0" w:tplc="080A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33F1438"/>
    <w:multiLevelType w:val="hybridMultilevel"/>
    <w:tmpl w:val="41C457E4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9" w15:restartNumberingAfterBreak="0">
    <w:nsid w:val="75603440"/>
    <w:multiLevelType w:val="multilevel"/>
    <w:tmpl w:val="6BBA4B7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67822AA"/>
    <w:multiLevelType w:val="multilevel"/>
    <w:tmpl w:val="26D893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7F94F87"/>
    <w:multiLevelType w:val="multilevel"/>
    <w:tmpl w:val="4ED469D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42" w15:restartNumberingAfterBreak="0">
    <w:nsid w:val="78302364"/>
    <w:multiLevelType w:val="hybridMultilevel"/>
    <w:tmpl w:val="014E5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62F2B"/>
    <w:multiLevelType w:val="hybridMultilevel"/>
    <w:tmpl w:val="ACC447B0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  <w:color w:val="auto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9"/>
  </w:num>
  <w:num w:numId="3">
    <w:abstractNumId w:val="3"/>
  </w:num>
  <w:num w:numId="4">
    <w:abstractNumId w:val="13"/>
  </w:num>
  <w:num w:numId="5">
    <w:abstractNumId w:val="12"/>
  </w:num>
  <w:num w:numId="6">
    <w:abstractNumId w:val="8"/>
  </w:num>
  <w:num w:numId="7">
    <w:abstractNumId w:val="30"/>
  </w:num>
  <w:num w:numId="8">
    <w:abstractNumId w:val="42"/>
  </w:num>
  <w:num w:numId="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7"/>
  </w:num>
  <w:num w:numId="12">
    <w:abstractNumId w:val="0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3"/>
  </w:num>
  <w:num w:numId="17">
    <w:abstractNumId w:val="14"/>
  </w:num>
  <w:num w:numId="18">
    <w:abstractNumId w:val="5"/>
  </w:num>
  <w:num w:numId="19">
    <w:abstractNumId w:val="40"/>
  </w:num>
  <w:num w:numId="20">
    <w:abstractNumId w:val="25"/>
  </w:num>
  <w:num w:numId="21">
    <w:abstractNumId w:val="1"/>
  </w:num>
  <w:num w:numId="22">
    <w:abstractNumId w:val="31"/>
  </w:num>
  <w:num w:numId="23">
    <w:abstractNumId w:val="28"/>
  </w:num>
  <w:num w:numId="24">
    <w:abstractNumId w:val="22"/>
  </w:num>
  <w:num w:numId="25">
    <w:abstractNumId w:val="39"/>
  </w:num>
  <w:num w:numId="26">
    <w:abstractNumId w:val="27"/>
  </w:num>
  <w:num w:numId="27">
    <w:abstractNumId w:val="4"/>
  </w:num>
  <w:num w:numId="28">
    <w:abstractNumId w:val="32"/>
  </w:num>
  <w:num w:numId="29">
    <w:abstractNumId w:val="9"/>
  </w:num>
  <w:num w:numId="30">
    <w:abstractNumId w:val="18"/>
  </w:num>
  <w:num w:numId="31">
    <w:abstractNumId w:val="29"/>
  </w:num>
  <w:num w:numId="32">
    <w:abstractNumId w:val="38"/>
  </w:num>
  <w:num w:numId="33">
    <w:abstractNumId w:val="24"/>
  </w:num>
  <w:num w:numId="34">
    <w:abstractNumId w:val="2"/>
  </w:num>
  <w:num w:numId="35">
    <w:abstractNumId w:val="6"/>
  </w:num>
  <w:num w:numId="36">
    <w:abstractNumId w:val="33"/>
  </w:num>
  <w:num w:numId="37">
    <w:abstractNumId w:val="41"/>
  </w:num>
  <w:num w:numId="38">
    <w:abstractNumId w:val="11"/>
  </w:num>
  <w:num w:numId="39">
    <w:abstractNumId w:val="35"/>
  </w:num>
  <w:num w:numId="40">
    <w:abstractNumId w:val="26"/>
  </w:num>
  <w:num w:numId="41">
    <w:abstractNumId w:val="7"/>
  </w:num>
  <w:num w:numId="42">
    <w:abstractNumId w:val="23"/>
  </w:num>
  <w:num w:numId="43">
    <w:abstractNumId w:val="10"/>
  </w:num>
  <w:num w:numId="44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na Gonzalez Buendia">
    <w15:presenceInfo w15:providerId="AD" w15:userId="S::mariana.gonzalez01@gbsupport.net::d0633b1d-96eb-42d1-9b2b-2ce3c4f294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5F"/>
    <w:rsid w:val="000061B5"/>
    <w:rsid w:val="00012457"/>
    <w:rsid w:val="00021A87"/>
    <w:rsid w:val="00026CB7"/>
    <w:rsid w:val="0002796F"/>
    <w:rsid w:val="0003103F"/>
    <w:rsid w:val="000328ED"/>
    <w:rsid w:val="00041D88"/>
    <w:rsid w:val="00044E61"/>
    <w:rsid w:val="000458A9"/>
    <w:rsid w:val="000469E4"/>
    <w:rsid w:val="00050EB3"/>
    <w:rsid w:val="00060EC7"/>
    <w:rsid w:val="00067872"/>
    <w:rsid w:val="000700B2"/>
    <w:rsid w:val="00076A7F"/>
    <w:rsid w:val="00083FF0"/>
    <w:rsid w:val="00084C45"/>
    <w:rsid w:val="00085A52"/>
    <w:rsid w:val="000972C9"/>
    <w:rsid w:val="000A116B"/>
    <w:rsid w:val="000A4B94"/>
    <w:rsid w:val="000A795A"/>
    <w:rsid w:val="000B283D"/>
    <w:rsid w:val="000B363A"/>
    <w:rsid w:val="000B7AAD"/>
    <w:rsid w:val="000C2637"/>
    <w:rsid w:val="000C64D8"/>
    <w:rsid w:val="000D3C89"/>
    <w:rsid w:val="000D51ED"/>
    <w:rsid w:val="000F56B9"/>
    <w:rsid w:val="000F79E4"/>
    <w:rsid w:val="0010792C"/>
    <w:rsid w:val="001560DC"/>
    <w:rsid w:val="001609D2"/>
    <w:rsid w:val="00166E39"/>
    <w:rsid w:val="001808FF"/>
    <w:rsid w:val="00184523"/>
    <w:rsid w:val="001A5CEF"/>
    <w:rsid w:val="001A63A4"/>
    <w:rsid w:val="001B53F2"/>
    <w:rsid w:val="001B6DD8"/>
    <w:rsid w:val="001C304A"/>
    <w:rsid w:val="001C4C7E"/>
    <w:rsid w:val="001C51AE"/>
    <w:rsid w:val="001D0FB4"/>
    <w:rsid w:val="001E1CD7"/>
    <w:rsid w:val="001E26D3"/>
    <w:rsid w:val="001E2F1B"/>
    <w:rsid w:val="001E77C9"/>
    <w:rsid w:val="001F0B1F"/>
    <w:rsid w:val="001F2FAE"/>
    <w:rsid w:val="002032E2"/>
    <w:rsid w:val="00203B1D"/>
    <w:rsid w:val="00224EDB"/>
    <w:rsid w:val="00226524"/>
    <w:rsid w:val="00237466"/>
    <w:rsid w:val="00241FD3"/>
    <w:rsid w:val="00244D0B"/>
    <w:rsid w:val="00246AAF"/>
    <w:rsid w:val="00255FD9"/>
    <w:rsid w:val="00257087"/>
    <w:rsid w:val="002633F0"/>
    <w:rsid w:val="00274ED2"/>
    <w:rsid w:val="002768AA"/>
    <w:rsid w:val="0028364D"/>
    <w:rsid w:val="0028396E"/>
    <w:rsid w:val="00286945"/>
    <w:rsid w:val="002A1982"/>
    <w:rsid w:val="002A62A5"/>
    <w:rsid w:val="002B6E75"/>
    <w:rsid w:val="002C3732"/>
    <w:rsid w:val="002D2CCA"/>
    <w:rsid w:val="002E65A8"/>
    <w:rsid w:val="002F344D"/>
    <w:rsid w:val="00314933"/>
    <w:rsid w:val="00322FBE"/>
    <w:rsid w:val="003418EC"/>
    <w:rsid w:val="00341C0F"/>
    <w:rsid w:val="00343EB1"/>
    <w:rsid w:val="00346A64"/>
    <w:rsid w:val="00355CBA"/>
    <w:rsid w:val="0035786B"/>
    <w:rsid w:val="00361B5A"/>
    <w:rsid w:val="00362EC8"/>
    <w:rsid w:val="0036406B"/>
    <w:rsid w:val="00367B27"/>
    <w:rsid w:val="00372E77"/>
    <w:rsid w:val="00374D96"/>
    <w:rsid w:val="003910C7"/>
    <w:rsid w:val="00396748"/>
    <w:rsid w:val="003A1386"/>
    <w:rsid w:val="003B14C0"/>
    <w:rsid w:val="003B3DAF"/>
    <w:rsid w:val="003B7269"/>
    <w:rsid w:val="003D0377"/>
    <w:rsid w:val="003D3685"/>
    <w:rsid w:val="003D63EF"/>
    <w:rsid w:val="003D7CEE"/>
    <w:rsid w:val="003E20E1"/>
    <w:rsid w:val="003E2C64"/>
    <w:rsid w:val="003F5933"/>
    <w:rsid w:val="004010D7"/>
    <w:rsid w:val="00401EBE"/>
    <w:rsid w:val="004023CC"/>
    <w:rsid w:val="00402CC6"/>
    <w:rsid w:val="00410E78"/>
    <w:rsid w:val="00424E6B"/>
    <w:rsid w:val="00424E9C"/>
    <w:rsid w:val="00426136"/>
    <w:rsid w:val="00433B94"/>
    <w:rsid w:val="00434BC0"/>
    <w:rsid w:val="00435D75"/>
    <w:rsid w:val="00451555"/>
    <w:rsid w:val="00461F8E"/>
    <w:rsid w:val="00466D57"/>
    <w:rsid w:val="004713A8"/>
    <w:rsid w:val="00497ACE"/>
    <w:rsid w:val="004A4823"/>
    <w:rsid w:val="004A77AB"/>
    <w:rsid w:val="004B4DEB"/>
    <w:rsid w:val="004B7622"/>
    <w:rsid w:val="004C0188"/>
    <w:rsid w:val="004D18A0"/>
    <w:rsid w:val="004E5543"/>
    <w:rsid w:val="004E5756"/>
    <w:rsid w:val="004F1D18"/>
    <w:rsid w:val="004F44B6"/>
    <w:rsid w:val="00500A1B"/>
    <w:rsid w:val="00501672"/>
    <w:rsid w:val="00513F46"/>
    <w:rsid w:val="005145B6"/>
    <w:rsid w:val="00515C26"/>
    <w:rsid w:val="00522135"/>
    <w:rsid w:val="00524619"/>
    <w:rsid w:val="005374CE"/>
    <w:rsid w:val="00546506"/>
    <w:rsid w:val="0055537E"/>
    <w:rsid w:val="00557C8F"/>
    <w:rsid w:val="00565F9C"/>
    <w:rsid w:val="00573A64"/>
    <w:rsid w:val="005808CB"/>
    <w:rsid w:val="00587A3F"/>
    <w:rsid w:val="005953E9"/>
    <w:rsid w:val="005A01DC"/>
    <w:rsid w:val="005A68EF"/>
    <w:rsid w:val="005A6D4B"/>
    <w:rsid w:val="005B2CDD"/>
    <w:rsid w:val="005C3723"/>
    <w:rsid w:val="005D7C19"/>
    <w:rsid w:val="005E3525"/>
    <w:rsid w:val="005E491F"/>
    <w:rsid w:val="005F3704"/>
    <w:rsid w:val="005F5151"/>
    <w:rsid w:val="00601BC3"/>
    <w:rsid w:val="00603896"/>
    <w:rsid w:val="00603BF0"/>
    <w:rsid w:val="0060653D"/>
    <w:rsid w:val="006121A6"/>
    <w:rsid w:val="00613FAC"/>
    <w:rsid w:val="00615091"/>
    <w:rsid w:val="0062000F"/>
    <w:rsid w:val="00622680"/>
    <w:rsid w:val="00624F16"/>
    <w:rsid w:val="00635B70"/>
    <w:rsid w:val="00644BCB"/>
    <w:rsid w:val="006473DD"/>
    <w:rsid w:val="0066130D"/>
    <w:rsid w:val="006633A6"/>
    <w:rsid w:val="006633E3"/>
    <w:rsid w:val="00663497"/>
    <w:rsid w:val="00667CE5"/>
    <w:rsid w:val="00677F30"/>
    <w:rsid w:val="006836F1"/>
    <w:rsid w:val="0069346C"/>
    <w:rsid w:val="006972BC"/>
    <w:rsid w:val="006A16FA"/>
    <w:rsid w:val="006A7D63"/>
    <w:rsid w:val="006B75E5"/>
    <w:rsid w:val="006D3B4B"/>
    <w:rsid w:val="006D60D9"/>
    <w:rsid w:val="006F3F92"/>
    <w:rsid w:val="006F5EC2"/>
    <w:rsid w:val="00703362"/>
    <w:rsid w:val="0070425E"/>
    <w:rsid w:val="00705440"/>
    <w:rsid w:val="00707260"/>
    <w:rsid w:val="007114E5"/>
    <w:rsid w:val="00712E27"/>
    <w:rsid w:val="00717E2B"/>
    <w:rsid w:val="00721EB1"/>
    <w:rsid w:val="007228EB"/>
    <w:rsid w:val="007565E7"/>
    <w:rsid w:val="007577C5"/>
    <w:rsid w:val="00791B85"/>
    <w:rsid w:val="007928B2"/>
    <w:rsid w:val="007A6488"/>
    <w:rsid w:val="007C08FD"/>
    <w:rsid w:val="007C7BE9"/>
    <w:rsid w:val="007C7D30"/>
    <w:rsid w:val="007D0545"/>
    <w:rsid w:val="007D1177"/>
    <w:rsid w:val="007E31B1"/>
    <w:rsid w:val="007E53C8"/>
    <w:rsid w:val="007F2E8A"/>
    <w:rsid w:val="007F3655"/>
    <w:rsid w:val="007F68D3"/>
    <w:rsid w:val="0080595C"/>
    <w:rsid w:val="0081068F"/>
    <w:rsid w:val="00813442"/>
    <w:rsid w:val="008379DF"/>
    <w:rsid w:val="0084481A"/>
    <w:rsid w:val="00853455"/>
    <w:rsid w:val="008552F6"/>
    <w:rsid w:val="00857EBE"/>
    <w:rsid w:val="00862E00"/>
    <w:rsid w:val="008822E0"/>
    <w:rsid w:val="00882DF6"/>
    <w:rsid w:val="0088323A"/>
    <w:rsid w:val="0089495F"/>
    <w:rsid w:val="00894B37"/>
    <w:rsid w:val="008966B1"/>
    <w:rsid w:val="008A1339"/>
    <w:rsid w:val="008A1B5B"/>
    <w:rsid w:val="008A41D9"/>
    <w:rsid w:val="008B2490"/>
    <w:rsid w:val="008B25F1"/>
    <w:rsid w:val="008B268C"/>
    <w:rsid w:val="008C011D"/>
    <w:rsid w:val="008E214D"/>
    <w:rsid w:val="008E419D"/>
    <w:rsid w:val="008F0FE6"/>
    <w:rsid w:val="008F27EA"/>
    <w:rsid w:val="008F54FC"/>
    <w:rsid w:val="008F6784"/>
    <w:rsid w:val="008F7E86"/>
    <w:rsid w:val="0091550A"/>
    <w:rsid w:val="00915C1C"/>
    <w:rsid w:val="00926967"/>
    <w:rsid w:val="00934EDD"/>
    <w:rsid w:val="00935BA1"/>
    <w:rsid w:val="00942D4C"/>
    <w:rsid w:val="0095125F"/>
    <w:rsid w:val="00952FA6"/>
    <w:rsid w:val="0096317F"/>
    <w:rsid w:val="00971D31"/>
    <w:rsid w:val="009823F9"/>
    <w:rsid w:val="009857A3"/>
    <w:rsid w:val="00995377"/>
    <w:rsid w:val="00997FCB"/>
    <w:rsid w:val="009B2B05"/>
    <w:rsid w:val="009B7DBE"/>
    <w:rsid w:val="009C0EF0"/>
    <w:rsid w:val="009C243E"/>
    <w:rsid w:val="009C754B"/>
    <w:rsid w:val="009D2FE8"/>
    <w:rsid w:val="009E05A4"/>
    <w:rsid w:val="009E4FF5"/>
    <w:rsid w:val="009F05FF"/>
    <w:rsid w:val="009F1A73"/>
    <w:rsid w:val="009F3E2F"/>
    <w:rsid w:val="009F73E4"/>
    <w:rsid w:val="00A05827"/>
    <w:rsid w:val="00A07B8C"/>
    <w:rsid w:val="00A110BE"/>
    <w:rsid w:val="00A12152"/>
    <w:rsid w:val="00A13E87"/>
    <w:rsid w:val="00A227A9"/>
    <w:rsid w:val="00A23342"/>
    <w:rsid w:val="00A3520F"/>
    <w:rsid w:val="00A36C8F"/>
    <w:rsid w:val="00A40B7D"/>
    <w:rsid w:val="00A44F87"/>
    <w:rsid w:val="00A55B5F"/>
    <w:rsid w:val="00A62863"/>
    <w:rsid w:val="00A63229"/>
    <w:rsid w:val="00A77F68"/>
    <w:rsid w:val="00A81EEB"/>
    <w:rsid w:val="00A829CE"/>
    <w:rsid w:val="00A919AD"/>
    <w:rsid w:val="00A94F8A"/>
    <w:rsid w:val="00A97333"/>
    <w:rsid w:val="00AA0B6B"/>
    <w:rsid w:val="00AA3319"/>
    <w:rsid w:val="00AA4934"/>
    <w:rsid w:val="00AB12E8"/>
    <w:rsid w:val="00AB162B"/>
    <w:rsid w:val="00AB3059"/>
    <w:rsid w:val="00AC350A"/>
    <w:rsid w:val="00AC5DF7"/>
    <w:rsid w:val="00AD102B"/>
    <w:rsid w:val="00AD35B3"/>
    <w:rsid w:val="00AD55ED"/>
    <w:rsid w:val="00AE0CA9"/>
    <w:rsid w:val="00AE3EF2"/>
    <w:rsid w:val="00AE4651"/>
    <w:rsid w:val="00AE7A03"/>
    <w:rsid w:val="00AF3371"/>
    <w:rsid w:val="00B06D71"/>
    <w:rsid w:val="00B10432"/>
    <w:rsid w:val="00B25F2C"/>
    <w:rsid w:val="00B36713"/>
    <w:rsid w:val="00B3676F"/>
    <w:rsid w:val="00B4051A"/>
    <w:rsid w:val="00B406E9"/>
    <w:rsid w:val="00B50095"/>
    <w:rsid w:val="00B65C2D"/>
    <w:rsid w:val="00B71172"/>
    <w:rsid w:val="00B75396"/>
    <w:rsid w:val="00B75939"/>
    <w:rsid w:val="00B802B2"/>
    <w:rsid w:val="00B81725"/>
    <w:rsid w:val="00B8253D"/>
    <w:rsid w:val="00B96994"/>
    <w:rsid w:val="00B969BA"/>
    <w:rsid w:val="00BA3441"/>
    <w:rsid w:val="00BA58BD"/>
    <w:rsid w:val="00BC17D6"/>
    <w:rsid w:val="00BC7120"/>
    <w:rsid w:val="00BD28D4"/>
    <w:rsid w:val="00BD3717"/>
    <w:rsid w:val="00BD5477"/>
    <w:rsid w:val="00BD5576"/>
    <w:rsid w:val="00BE3390"/>
    <w:rsid w:val="00C02EC6"/>
    <w:rsid w:val="00C05724"/>
    <w:rsid w:val="00C066EA"/>
    <w:rsid w:val="00C15BF2"/>
    <w:rsid w:val="00C26C98"/>
    <w:rsid w:val="00C30ED9"/>
    <w:rsid w:val="00C40FB4"/>
    <w:rsid w:val="00C42936"/>
    <w:rsid w:val="00C55893"/>
    <w:rsid w:val="00C74E59"/>
    <w:rsid w:val="00C75E5E"/>
    <w:rsid w:val="00C7712C"/>
    <w:rsid w:val="00C835BA"/>
    <w:rsid w:val="00C94C58"/>
    <w:rsid w:val="00CB1A14"/>
    <w:rsid w:val="00CD0513"/>
    <w:rsid w:val="00CD2B76"/>
    <w:rsid w:val="00CD4481"/>
    <w:rsid w:val="00CE25DD"/>
    <w:rsid w:val="00CE6B04"/>
    <w:rsid w:val="00CF2E82"/>
    <w:rsid w:val="00CF674D"/>
    <w:rsid w:val="00D04E6B"/>
    <w:rsid w:val="00D05350"/>
    <w:rsid w:val="00D1456E"/>
    <w:rsid w:val="00D16750"/>
    <w:rsid w:val="00D23722"/>
    <w:rsid w:val="00D35493"/>
    <w:rsid w:val="00D475CC"/>
    <w:rsid w:val="00D500AE"/>
    <w:rsid w:val="00D53D1A"/>
    <w:rsid w:val="00D7663C"/>
    <w:rsid w:val="00D83000"/>
    <w:rsid w:val="00D8638E"/>
    <w:rsid w:val="00D90C39"/>
    <w:rsid w:val="00D945C4"/>
    <w:rsid w:val="00D9780E"/>
    <w:rsid w:val="00DB0953"/>
    <w:rsid w:val="00DB2A20"/>
    <w:rsid w:val="00DE0503"/>
    <w:rsid w:val="00DE5A84"/>
    <w:rsid w:val="00DE6903"/>
    <w:rsid w:val="00E001B0"/>
    <w:rsid w:val="00E13C17"/>
    <w:rsid w:val="00E15D39"/>
    <w:rsid w:val="00E232F6"/>
    <w:rsid w:val="00E244F6"/>
    <w:rsid w:val="00E26B3F"/>
    <w:rsid w:val="00E2702D"/>
    <w:rsid w:val="00E325DF"/>
    <w:rsid w:val="00E42670"/>
    <w:rsid w:val="00E470DB"/>
    <w:rsid w:val="00E54FFD"/>
    <w:rsid w:val="00E57E95"/>
    <w:rsid w:val="00E64055"/>
    <w:rsid w:val="00E6484D"/>
    <w:rsid w:val="00E66322"/>
    <w:rsid w:val="00E67639"/>
    <w:rsid w:val="00E7528E"/>
    <w:rsid w:val="00E76C45"/>
    <w:rsid w:val="00E8057A"/>
    <w:rsid w:val="00E84D68"/>
    <w:rsid w:val="00E85E33"/>
    <w:rsid w:val="00E940AE"/>
    <w:rsid w:val="00E96B46"/>
    <w:rsid w:val="00EA0FAC"/>
    <w:rsid w:val="00EA483D"/>
    <w:rsid w:val="00EB6B93"/>
    <w:rsid w:val="00EC487E"/>
    <w:rsid w:val="00EC48A9"/>
    <w:rsid w:val="00EE45B5"/>
    <w:rsid w:val="00F13F3C"/>
    <w:rsid w:val="00F23401"/>
    <w:rsid w:val="00F2354B"/>
    <w:rsid w:val="00F23BCC"/>
    <w:rsid w:val="00F2583B"/>
    <w:rsid w:val="00F40E9A"/>
    <w:rsid w:val="00F46B9A"/>
    <w:rsid w:val="00F47DBD"/>
    <w:rsid w:val="00F51426"/>
    <w:rsid w:val="00F55DD3"/>
    <w:rsid w:val="00F650CE"/>
    <w:rsid w:val="00F77A55"/>
    <w:rsid w:val="00F8434D"/>
    <w:rsid w:val="00F92E09"/>
    <w:rsid w:val="00F95914"/>
    <w:rsid w:val="00F96464"/>
    <w:rsid w:val="00F9752B"/>
    <w:rsid w:val="00F97770"/>
    <w:rsid w:val="00FA178F"/>
    <w:rsid w:val="00FA6433"/>
    <w:rsid w:val="00FA7010"/>
    <w:rsid w:val="00FB16F9"/>
    <w:rsid w:val="00FB482C"/>
    <w:rsid w:val="00FC1C4E"/>
    <w:rsid w:val="00FC6D6A"/>
    <w:rsid w:val="00FD2A84"/>
    <w:rsid w:val="00FE3EBC"/>
    <w:rsid w:val="00FE43CC"/>
    <w:rsid w:val="00FE4B8D"/>
    <w:rsid w:val="00FE5DEF"/>
    <w:rsid w:val="00FF35B4"/>
    <w:rsid w:val="00FF3C46"/>
    <w:rsid w:val="021CA547"/>
    <w:rsid w:val="02522869"/>
    <w:rsid w:val="02770D88"/>
    <w:rsid w:val="0404878E"/>
    <w:rsid w:val="04B2AB9B"/>
    <w:rsid w:val="05915FF3"/>
    <w:rsid w:val="05D444EE"/>
    <w:rsid w:val="05F2D4FE"/>
    <w:rsid w:val="06248601"/>
    <w:rsid w:val="06E49ECE"/>
    <w:rsid w:val="0720B18C"/>
    <w:rsid w:val="08591B34"/>
    <w:rsid w:val="08AFE2BE"/>
    <w:rsid w:val="08D7BB26"/>
    <w:rsid w:val="0976A915"/>
    <w:rsid w:val="09F6CF50"/>
    <w:rsid w:val="0A233356"/>
    <w:rsid w:val="0A8C6DE0"/>
    <w:rsid w:val="0BC47231"/>
    <w:rsid w:val="0E9FF45A"/>
    <w:rsid w:val="0F524009"/>
    <w:rsid w:val="0F6690F0"/>
    <w:rsid w:val="10874C77"/>
    <w:rsid w:val="10A6293B"/>
    <w:rsid w:val="10B2A3F7"/>
    <w:rsid w:val="11273B35"/>
    <w:rsid w:val="1135973D"/>
    <w:rsid w:val="11CD6247"/>
    <w:rsid w:val="135B8F0A"/>
    <w:rsid w:val="15D8F231"/>
    <w:rsid w:val="15E28EF7"/>
    <w:rsid w:val="168C9228"/>
    <w:rsid w:val="17186EA2"/>
    <w:rsid w:val="1870241C"/>
    <w:rsid w:val="187C046A"/>
    <w:rsid w:val="18A33AA5"/>
    <w:rsid w:val="19A11A31"/>
    <w:rsid w:val="1A636C51"/>
    <w:rsid w:val="1B8F51C3"/>
    <w:rsid w:val="1C278058"/>
    <w:rsid w:val="1C6F20A6"/>
    <w:rsid w:val="1CC0A2DE"/>
    <w:rsid w:val="1D8BBC0F"/>
    <w:rsid w:val="1DA27061"/>
    <w:rsid w:val="20FD6B14"/>
    <w:rsid w:val="2168224E"/>
    <w:rsid w:val="21A00C1F"/>
    <w:rsid w:val="2265ED15"/>
    <w:rsid w:val="22A1E784"/>
    <w:rsid w:val="2317FF61"/>
    <w:rsid w:val="235E989C"/>
    <w:rsid w:val="24E560CB"/>
    <w:rsid w:val="27FE6F06"/>
    <w:rsid w:val="290A0AD1"/>
    <w:rsid w:val="290C2FBE"/>
    <w:rsid w:val="2ABA16B6"/>
    <w:rsid w:val="2BCE22C1"/>
    <w:rsid w:val="2D22BB98"/>
    <w:rsid w:val="2D669AFE"/>
    <w:rsid w:val="2DCFF64A"/>
    <w:rsid w:val="2E1A7AAE"/>
    <w:rsid w:val="2FBEF321"/>
    <w:rsid w:val="309F6F71"/>
    <w:rsid w:val="339AD99A"/>
    <w:rsid w:val="34598D9A"/>
    <w:rsid w:val="34E3C227"/>
    <w:rsid w:val="35AB848F"/>
    <w:rsid w:val="36510820"/>
    <w:rsid w:val="36C4C451"/>
    <w:rsid w:val="378444A2"/>
    <w:rsid w:val="384B7F78"/>
    <w:rsid w:val="39ED5555"/>
    <w:rsid w:val="3A8DF0C4"/>
    <w:rsid w:val="3C08CB41"/>
    <w:rsid w:val="3C443F11"/>
    <w:rsid w:val="3C6C88E8"/>
    <w:rsid w:val="3E17B5FD"/>
    <w:rsid w:val="3E481FBE"/>
    <w:rsid w:val="3E525B38"/>
    <w:rsid w:val="3E78EE14"/>
    <w:rsid w:val="3EB42778"/>
    <w:rsid w:val="3FEB9BE3"/>
    <w:rsid w:val="40A420D2"/>
    <w:rsid w:val="4284D436"/>
    <w:rsid w:val="435DD378"/>
    <w:rsid w:val="4575D59B"/>
    <w:rsid w:val="4581E3A4"/>
    <w:rsid w:val="45CD1753"/>
    <w:rsid w:val="468094AF"/>
    <w:rsid w:val="46F864BE"/>
    <w:rsid w:val="46FBD0CD"/>
    <w:rsid w:val="472E349C"/>
    <w:rsid w:val="47EE79AC"/>
    <w:rsid w:val="4836DEF4"/>
    <w:rsid w:val="486ACFA6"/>
    <w:rsid w:val="48B41F84"/>
    <w:rsid w:val="492EF753"/>
    <w:rsid w:val="49E8468C"/>
    <w:rsid w:val="4A8ED917"/>
    <w:rsid w:val="4B2EB4A3"/>
    <w:rsid w:val="4B6852AD"/>
    <w:rsid w:val="4B9B9CC8"/>
    <w:rsid w:val="4C431F8E"/>
    <w:rsid w:val="4C603E71"/>
    <w:rsid w:val="4CB4920D"/>
    <w:rsid w:val="4D01F3FE"/>
    <w:rsid w:val="4D5BF7C2"/>
    <w:rsid w:val="4D678666"/>
    <w:rsid w:val="4ED5CBCE"/>
    <w:rsid w:val="4F11AAFB"/>
    <w:rsid w:val="4F64FB69"/>
    <w:rsid w:val="50E265FD"/>
    <w:rsid w:val="50EE6345"/>
    <w:rsid w:val="53517424"/>
    <w:rsid w:val="53B46609"/>
    <w:rsid w:val="55197713"/>
    <w:rsid w:val="561ACBBE"/>
    <w:rsid w:val="565F9D6D"/>
    <w:rsid w:val="570D064E"/>
    <w:rsid w:val="575A7C41"/>
    <w:rsid w:val="5797A501"/>
    <w:rsid w:val="57B7D7DB"/>
    <w:rsid w:val="58C5EDD4"/>
    <w:rsid w:val="59E77F16"/>
    <w:rsid w:val="5AC25ECB"/>
    <w:rsid w:val="5B5C85AD"/>
    <w:rsid w:val="5DBC6257"/>
    <w:rsid w:val="5DD05A73"/>
    <w:rsid w:val="5FA0D456"/>
    <w:rsid w:val="612F6782"/>
    <w:rsid w:val="61768C66"/>
    <w:rsid w:val="619B2C28"/>
    <w:rsid w:val="61CA46EE"/>
    <w:rsid w:val="62DF038A"/>
    <w:rsid w:val="64737A40"/>
    <w:rsid w:val="64C06581"/>
    <w:rsid w:val="65D54A52"/>
    <w:rsid w:val="65F80D19"/>
    <w:rsid w:val="663A708F"/>
    <w:rsid w:val="6674F020"/>
    <w:rsid w:val="668FDDD1"/>
    <w:rsid w:val="67584C68"/>
    <w:rsid w:val="67DFCE79"/>
    <w:rsid w:val="686C2729"/>
    <w:rsid w:val="6A20A076"/>
    <w:rsid w:val="6AB7893E"/>
    <w:rsid w:val="6C226500"/>
    <w:rsid w:val="6C47EC50"/>
    <w:rsid w:val="6CC21334"/>
    <w:rsid w:val="6D1888F5"/>
    <w:rsid w:val="6D5DA596"/>
    <w:rsid w:val="6E050629"/>
    <w:rsid w:val="6F295A43"/>
    <w:rsid w:val="6FE081EB"/>
    <w:rsid w:val="707B5158"/>
    <w:rsid w:val="7089947E"/>
    <w:rsid w:val="71D2CE77"/>
    <w:rsid w:val="7306ADFA"/>
    <w:rsid w:val="73B4F815"/>
    <w:rsid w:val="73D99DB7"/>
    <w:rsid w:val="744DABB5"/>
    <w:rsid w:val="74ED40C3"/>
    <w:rsid w:val="7505E451"/>
    <w:rsid w:val="7604C746"/>
    <w:rsid w:val="76B4621A"/>
    <w:rsid w:val="7714305C"/>
    <w:rsid w:val="77A0933B"/>
    <w:rsid w:val="799B64D1"/>
    <w:rsid w:val="7A2866B7"/>
    <w:rsid w:val="7A2E1274"/>
    <w:rsid w:val="7B07D38B"/>
    <w:rsid w:val="7C356136"/>
    <w:rsid w:val="7C7EC895"/>
    <w:rsid w:val="7FB1F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5106E"/>
  <w15:chartTrackingRefBased/>
  <w15:docId w15:val="{029B87A7-1EF1-4576-B765-68E6309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424E9C"/>
    <w:pPr>
      <w:keepNext/>
      <w:spacing w:before="240" w:after="120" w:line="240" w:lineRule="auto"/>
      <w:jc w:val="both"/>
      <w:outlineLvl w:val="1"/>
    </w:pPr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5125F"/>
  </w:style>
  <w:style w:type="paragraph" w:styleId="Piedepgina">
    <w:name w:val="footer"/>
    <w:basedOn w:val="Normal"/>
    <w:link w:val="Piedepgina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5125F"/>
  </w:style>
  <w:style w:type="table" w:styleId="Tablaconcuadrcula">
    <w:name w:val="Table Grid"/>
    <w:basedOn w:val="Tablanormal"/>
    <w:uiPriority w:val="39"/>
    <w:rsid w:val="0095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5125F"/>
    <w:rPr>
      <w:color w:val="808080"/>
    </w:rPr>
  </w:style>
  <w:style w:type="character" w:customStyle="1" w:styleId="Estilo1">
    <w:name w:val="Estilo1"/>
    <w:basedOn w:val="Fuentedeprrafopredeter"/>
    <w:uiPriority w:val="1"/>
    <w:rsid w:val="0095125F"/>
    <w:rPr>
      <w:rFonts w:asciiTheme="majorHAnsi" w:hAnsiTheme="majorHAnsi"/>
      <w:color w:val="44546A" w:themeColor="text2"/>
      <w:sz w:val="72"/>
    </w:rPr>
  </w:style>
  <w:style w:type="character" w:customStyle="1" w:styleId="Estilo3">
    <w:name w:val="Estilo3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40"/>
    </w:rPr>
  </w:style>
  <w:style w:type="character" w:customStyle="1" w:styleId="Estilo4">
    <w:name w:val="Estilo4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character" w:customStyle="1" w:styleId="Estilo5">
    <w:name w:val="Estilo5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paragraph" w:styleId="Ttulo">
    <w:name w:val="Title"/>
    <w:basedOn w:val="Normal"/>
    <w:link w:val="TtuloCar"/>
    <w:qFormat/>
    <w:rsid w:val="0095125F"/>
    <w:pPr>
      <w:spacing w:before="240" w:after="120" w:line="288" w:lineRule="auto"/>
      <w:jc w:val="center"/>
    </w:pPr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5125F"/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paragraph" w:customStyle="1" w:styleId="CNBVInstruccionesA">
    <w:name w:val="CNBV Instrucciones A"/>
    <w:basedOn w:val="Normal"/>
    <w:rsid w:val="0095125F"/>
    <w:pPr>
      <w:shd w:val="clear" w:color="auto" w:fill="FFFFFF" w:themeFill="background1"/>
      <w:spacing w:after="0" w:line="240" w:lineRule="auto"/>
      <w:ind w:left="567" w:right="284"/>
    </w:pPr>
    <w:rPr>
      <w:rFonts w:eastAsia="Times New Roman" w:cs="Times New Roman"/>
      <w:i/>
      <w:color w:val="618DC3"/>
      <w:sz w:val="16"/>
      <w:szCs w:val="14"/>
      <w:lang w:eastAsia="es-ES"/>
    </w:rPr>
  </w:style>
  <w:style w:type="paragraph" w:customStyle="1" w:styleId="EstiloinfoblueIzquierda063cm">
    <w:name w:val="Estilo infoblue + Izquierda:  0.63 cm"/>
    <w:basedOn w:val="Normal"/>
    <w:rsid w:val="00424E9C"/>
    <w:pPr>
      <w:spacing w:before="120" w:after="120" w:line="240" w:lineRule="atLeast"/>
      <w:ind w:left="357"/>
      <w:jc w:val="both"/>
    </w:pPr>
    <w:rPr>
      <w:rFonts w:ascii="Arial" w:eastAsia="Times New Roman" w:hAnsi="Arial" w:cs="Times New Roman"/>
      <w:i/>
      <w:iCs/>
      <w:color w:val="0000FF"/>
      <w:sz w:val="20"/>
      <w:szCs w:val="20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24E9C"/>
    <w:pPr>
      <w:tabs>
        <w:tab w:val="left" w:pos="709"/>
        <w:tab w:val="right" w:leader="dot" w:pos="9356"/>
      </w:tabs>
      <w:spacing w:before="120" w:after="0" w:line="240" w:lineRule="auto"/>
      <w:jc w:val="both"/>
    </w:pPr>
    <w:rPr>
      <w:rFonts w:ascii="Arial" w:eastAsia="Times New Roman" w:hAnsi="Arial" w:cs="Times New Roman"/>
      <w:b/>
      <w:noProof/>
      <w:color w:val="262626" w:themeColor="text1" w:themeTint="D9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24E9C"/>
    <w:pPr>
      <w:tabs>
        <w:tab w:val="left" w:pos="709"/>
        <w:tab w:val="right" w:leader="dot" w:pos="9962"/>
      </w:tabs>
      <w:spacing w:after="0" w:line="240" w:lineRule="auto"/>
      <w:ind w:left="284"/>
    </w:pPr>
    <w:rPr>
      <w:rFonts w:ascii="Arial" w:eastAsia="Times New Roman" w:hAnsi="Arial" w:cs="Times New Roman"/>
      <w:noProof/>
      <w:color w:val="262626" w:themeColor="text1" w:themeTint="D9"/>
      <w:sz w:val="20"/>
      <w:szCs w:val="20"/>
      <w:lang w:val="es-ES"/>
    </w:rPr>
  </w:style>
  <w:style w:type="paragraph" w:customStyle="1" w:styleId="EstiloTtulo16pt">
    <w:name w:val="Estilo Título + 16 pt"/>
    <w:basedOn w:val="Ttulo"/>
    <w:rsid w:val="00424E9C"/>
    <w:pPr>
      <w:spacing w:before="360" w:after="360"/>
    </w:pPr>
  </w:style>
  <w:style w:type="character" w:styleId="Hipervnculo">
    <w:name w:val="Hyperlink"/>
    <w:basedOn w:val="Fuentedeprrafopredeter"/>
    <w:uiPriority w:val="99"/>
    <w:rsid w:val="00424E9C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424E9C"/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paragraph" w:customStyle="1" w:styleId="EstiloTtulo1Antes6ptoDespus3ptoInterlineadoMn">
    <w:name w:val="Estilo Título 1 + Antes:  6 pto Después:  3 pto Interlineado:  Mín..."/>
    <w:basedOn w:val="Ttulo1"/>
    <w:rsid w:val="00424E9C"/>
    <w:pPr>
      <w:keepLines w:val="0"/>
      <w:spacing w:after="180" w:line="240" w:lineRule="atLeast"/>
      <w:jc w:val="both"/>
    </w:pPr>
    <w:rPr>
      <w:rFonts w:ascii="Arial" w:eastAsia="Times New Roman" w:hAnsi="Arial" w:cs="Times New Roman"/>
      <w:b/>
      <w:bCs/>
      <w:color w:val="auto"/>
      <w:kern w:val="32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424E9C"/>
    <w:pPr>
      <w:spacing w:before="60" w:after="60" w:line="288" w:lineRule="auto"/>
      <w:ind w:left="708"/>
      <w:jc w:val="both"/>
    </w:pPr>
    <w:rPr>
      <w:rFonts w:ascii="Arial" w:eastAsia="Times New Roman" w:hAnsi="Arial" w:cs="Times New Roman"/>
      <w:color w:val="262626" w:themeColor="text1" w:themeTint="D9"/>
      <w:sz w:val="20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rsid w:val="00424E9C"/>
    <w:pPr>
      <w:spacing w:after="0" w:line="240" w:lineRule="auto"/>
      <w:ind w:left="14"/>
    </w:pPr>
    <w:rPr>
      <w:rFonts w:ascii="Arial" w:eastAsia="Times New Roman" w:hAnsi="Arial" w:cs="Times New Roman"/>
      <w:color w:val="262626" w:themeColor="text1" w:themeTint="D9"/>
      <w:spacing w:val="-5"/>
      <w:sz w:val="16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EDD"/>
    <w:rPr>
      <w:rFonts w:ascii="Segoe UI" w:hAnsi="Segoe UI" w:cs="Segoe UI"/>
      <w:sz w:val="18"/>
      <w:szCs w:val="18"/>
    </w:rPr>
  </w:style>
  <w:style w:type="character" w:customStyle="1" w:styleId="InfoBlueCar">
    <w:name w:val="InfoBlue Car"/>
    <w:basedOn w:val="Fuentedeprrafopredeter"/>
    <w:link w:val="InfoBlue"/>
    <w:locked/>
    <w:rsid w:val="000458A9"/>
    <w:rPr>
      <w:rFonts w:ascii="Arial" w:hAnsi="Arial" w:cs="Arial"/>
      <w:i/>
      <w:iCs/>
      <w:color w:val="0000FF"/>
    </w:rPr>
  </w:style>
  <w:style w:type="paragraph" w:customStyle="1" w:styleId="InfoBlue">
    <w:name w:val="InfoBlue"/>
    <w:basedOn w:val="Normal"/>
    <w:next w:val="Normal"/>
    <w:link w:val="InfoBlueCar"/>
    <w:rsid w:val="000458A9"/>
    <w:pPr>
      <w:widowControl w:val="0"/>
      <w:spacing w:before="60" w:after="120" w:line="240" w:lineRule="atLeast"/>
      <w:ind w:left="111"/>
    </w:pPr>
    <w:rPr>
      <w:rFonts w:ascii="Arial" w:hAnsi="Arial" w:cs="Arial"/>
      <w:i/>
      <w:iCs/>
      <w:color w:val="0000FF"/>
    </w:rPr>
  </w:style>
  <w:style w:type="character" w:styleId="Refdecomentario">
    <w:name w:val="annotation reference"/>
    <w:basedOn w:val="Fuentedeprrafopredeter"/>
    <w:uiPriority w:val="99"/>
    <w:semiHidden/>
    <w:unhideWhenUsed/>
    <w:rsid w:val="009F1A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1A7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1A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1A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1A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3200b1-a6ed-4e1e-b599-2cac429c1e12">ZZCEEU65ZCZS-1488212104-816</_dlc_DocId>
    <_dlc_DocIdUrl xmlns="f33200b1-a6ed-4e1e-b599-2cac429c1e12">
      <Url>https://corporativobiometria.sharepoint.com/sites/CentroDocumentacionBA/CMMI_BA/_layouts/15/DocIdRedir.aspx?ID=ZZCEEU65ZCZS-1488212104-816</Url>
      <Description>ZZCEEU65ZCZS-1488212104-816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83123C27D2746B898A522EB033FB6" ma:contentTypeVersion="4" ma:contentTypeDescription="Crear nuevo documento." ma:contentTypeScope="" ma:versionID="b3f98f368efcd8d4452f0bf8e75dece1">
  <xsd:schema xmlns:xsd="http://www.w3.org/2001/XMLSchema" xmlns:xs="http://www.w3.org/2001/XMLSchema" xmlns:p="http://schemas.microsoft.com/office/2006/metadata/properties" xmlns:ns2="f33200b1-a6ed-4e1e-b599-2cac429c1e12" xmlns:ns3="1a23ee96-535d-4a63-bfab-bfe6c5db3b34" targetNamespace="http://schemas.microsoft.com/office/2006/metadata/properties" ma:root="true" ma:fieldsID="71faae2e3b5f2629b022b342d9c44662" ns2:_="" ns3:_="">
    <xsd:import namespace="f33200b1-a6ed-4e1e-b599-2cac429c1e12"/>
    <xsd:import namespace="1a23ee96-535d-4a63-bfab-bfe6c5db3b3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200b1-a6ed-4e1e-b599-2cac429c1e1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3ee96-535d-4a63-bfab-bfe6c5db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C2E9126-437C-4550-95B8-2AC7AD4FA8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63DA23-70CC-44DA-A8EC-E3FBC1A42D56}">
  <ds:schemaRefs>
    <ds:schemaRef ds:uri="http://schemas.microsoft.com/office/2006/metadata/properties"/>
    <ds:schemaRef ds:uri="http://schemas.microsoft.com/office/infopath/2007/PartnerControls"/>
    <ds:schemaRef ds:uri="f33200b1-a6ed-4e1e-b599-2cac429c1e12"/>
  </ds:schemaRefs>
</ds:datastoreItem>
</file>

<file path=customXml/itemProps3.xml><?xml version="1.0" encoding="utf-8"?>
<ds:datastoreItem xmlns:ds="http://schemas.openxmlformats.org/officeDocument/2006/customXml" ds:itemID="{34907C4B-C182-4D6F-A5A9-978922AC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200b1-a6ed-4e1e-b599-2cac429c1e12"/>
    <ds:schemaRef ds:uri="1a23ee96-535d-4a63-bfab-bfe6c5db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CFD872-5F3D-4F19-B037-32557F03638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9238B1-788F-4339-9C7F-3808DD38E88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15</Pages>
  <Words>1190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Espinosa</dc:creator>
  <cp:keywords/>
  <dc:description/>
  <cp:lastModifiedBy>Mariana Gonzalez Buendia</cp:lastModifiedBy>
  <cp:revision>265</cp:revision>
  <cp:lastPrinted>2017-02-13T18:38:00Z</cp:lastPrinted>
  <dcterms:created xsi:type="dcterms:W3CDTF">2019-04-25T00:55:00Z</dcterms:created>
  <dcterms:modified xsi:type="dcterms:W3CDTF">2020-07-28T22:10:00Z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0x0101008D183123C27D2746B898A522EB033FB6</vt:lpwstr>
  </property>
  <property fmtid="{D5CDD505-2E9C-101B-9397-08002B2CF9AE}" pid="3" name="_dlc_DocIdItemGuid">
    <vt:lpwstr>c978bbfb-2d76-4073-be23-0c5439d71c6d</vt:lpwstr>
  </property>
</Properties>
</file>