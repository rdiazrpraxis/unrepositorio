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77777777" w:rsidR="0095125F" w:rsidRPr="008E419D" w:rsidRDefault="0095125F">
      <w:pPr>
        <w:rPr>
          <w:rFonts w:ascii="Century Gothic" w:hAnsi="Century Gothic"/>
        </w:rPr>
      </w:pPr>
    </w:p>
    <w:p w14:paraId="0A37501D" w14:textId="77777777" w:rsidR="0095125F" w:rsidRPr="008E419D" w:rsidRDefault="0095125F" w:rsidP="0095125F">
      <w:pPr>
        <w:rPr>
          <w:rFonts w:ascii="Century Gothic" w:hAnsi="Century Gothic"/>
        </w:rPr>
      </w:pPr>
    </w:p>
    <w:p w14:paraId="5DAB6C7B" w14:textId="77777777" w:rsidR="0095125F" w:rsidRPr="008E419D" w:rsidRDefault="0095125F" w:rsidP="0095125F">
      <w:pPr>
        <w:rPr>
          <w:rFonts w:ascii="Century Gothic" w:hAnsi="Century Gothic"/>
        </w:rPr>
      </w:pPr>
    </w:p>
    <w:p w14:paraId="02EB378F" w14:textId="77777777" w:rsidR="0095125F" w:rsidRPr="008E419D" w:rsidRDefault="0095125F" w:rsidP="0095125F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p w14:paraId="6A05A809" w14:textId="77777777" w:rsidR="0095125F" w:rsidRPr="008E419D" w:rsidRDefault="0095125F" w:rsidP="0095125F">
      <w:pPr>
        <w:rPr>
          <w:rFonts w:ascii="Century Gothic" w:hAnsi="Century Gothic"/>
        </w:rPr>
      </w:pPr>
    </w:p>
    <w:p w14:paraId="5A39BBE3" w14:textId="77777777" w:rsidR="0095125F" w:rsidRPr="008E419D" w:rsidRDefault="0095125F" w:rsidP="0095125F">
      <w:pPr>
        <w:tabs>
          <w:tab w:val="left" w:pos="9887"/>
        </w:tabs>
        <w:rPr>
          <w:rFonts w:ascii="Century Gothic" w:hAnsi="Century Gothic"/>
        </w:rPr>
      </w:pPr>
      <w:r w:rsidRPr="008E419D">
        <w:rPr>
          <w:rFonts w:ascii="Century Gothic" w:hAnsi="Century Gothic"/>
        </w:rPr>
        <w:tab/>
      </w:r>
    </w:p>
    <w:tbl>
      <w:tblPr>
        <w:tblStyle w:val="Tablaconcuadrcula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8"/>
        <w:gridCol w:w="4046"/>
      </w:tblGrid>
      <w:tr w:rsidR="0095125F" w:rsidRPr="008E419D" w14:paraId="63C4C3C3" w14:textId="77777777" w:rsidTr="00AA0B6B">
        <w:sdt>
          <w:sdtPr>
            <w:rPr>
              <w:rStyle w:val="Estilo1"/>
              <w:rFonts w:ascii="Century Gothic" w:hAnsi="Century Gothic"/>
            </w:rPr>
            <w:alias w:val="Título"/>
            <w:tag w:val="Título"/>
            <w:id w:val="30110346"/>
          </w:sdtPr>
          <w:sdtEndPr>
            <w:rPr>
              <w:rStyle w:val="Fuentedeprrafopredeter"/>
              <w:noProof/>
              <w:color w:val="auto"/>
              <w:sz w:val="56"/>
              <w:szCs w:val="56"/>
              <w:lang w:eastAsia="es-MX"/>
            </w:rPr>
          </w:sdtEndPr>
          <w:sdtContent>
            <w:tc>
              <w:tcPr>
                <w:tcW w:w="9015" w:type="dxa"/>
                <w:gridSpan w:val="2"/>
                <w:vAlign w:val="center"/>
              </w:tcPr>
              <w:p w14:paraId="464680BF" w14:textId="5148EAE3" w:rsidR="0095125F" w:rsidRPr="008E419D" w:rsidRDefault="00CB1A14" w:rsidP="00AA0B6B">
                <w:pPr>
                  <w:spacing w:after="240"/>
                  <w:jc w:val="center"/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</w:pPr>
                <w:r>
                  <w:rPr>
                    <w:rStyle w:val="Estilo1"/>
                    <w:rFonts w:ascii="Century Gothic" w:hAnsi="Century Gothic"/>
                    <w:color w:val="00B050"/>
                    <w:sz w:val="56"/>
                  </w:rPr>
                  <w:t>Memoria Técnica</w:t>
                </w:r>
                <w:r>
                  <w:rPr>
                    <w:rFonts w:ascii="Century Gothic" w:hAnsi="Century Gothic"/>
                    <w:noProof/>
                    <w:sz w:val="56"/>
                    <w:szCs w:val="56"/>
                    <w:lang w:eastAsia="es-MX"/>
                  </w:rPr>
                  <w:t xml:space="preserve"> </w:t>
                </w:r>
              </w:p>
            </w:tc>
          </w:sdtContent>
        </w:sdt>
      </w:tr>
      <w:tr w:rsidR="0095125F" w14:paraId="04E3CEF3" w14:textId="77777777" w:rsidTr="00AA0B6B">
        <w:sdt>
          <w:sdtPr>
            <w:rPr>
              <w:rStyle w:val="Estilo3"/>
            </w:rPr>
            <w:alias w:val="Subtítulo"/>
            <w:tag w:val="Subtítulo"/>
            <w:id w:val="30110357"/>
          </w:sdtPr>
          <w:sdtEndPr>
            <w:rPr>
              <w:rStyle w:val="Fuentedeprrafopredeter"/>
              <w:noProof/>
              <w:color w:val="auto"/>
              <w:sz w:val="22"/>
              <w:szCs w:val="40"/>
              <w:lang w:eastAsia="es-MX"/>
            </w:rPr>
          </w:sdtEndPr>
          <w:sdtContent>
            <w:tc>
              <w:tcPr>
                <w:tcW w:w="9015" w:type="dxa"/>
                <w:gridSpan w:val="2"/>
                <w:tcBorders>
                  <w:bottom w:val="single" w:sz="24" w:space="0" w:color="808080" w:themeColor="background1" w:themeShade="80"/>
                </w:tcBorders>
                <w:vAlign w:val="center"/>
              </w:tcPr>
              <w:p w14:paraId="25CC7D6F" w14:textId="088024FD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40"/>
                    <w:szCs w:val="40"/>
                    <w:lang w:eastAsia="es-MX"/>
                  </w:rPr>
                </w:pPr>
                <w:r>
                  <w:rPr>
                    <w:rStyle w:val="Estilo3"/>
                  </w:rPr>
                  <w:t>Desarrollo de</w:t>
                </w:r>
                <w:r w:rsidR="00A13E87">
                  <w:rPr>
                    <w:rStyle w:val="Estilo3"/>
                  </w:rPr>
                  <w:t xml:space="preserve"> Shell Scripting</w:t>
                </w:r>
              </w:p>
            </w:tc>
          </w:sdtContent>
        </w:sdt>
      </w:tr>
      <w:tr w:rsidR="0095125F" w14:paraId="2FAA243B" w14:textId="77777777" w:rsidTr="00AA0B6B">
        <w:tc>
          <w:tcPr>
            <w:tcW w:w="4593" w:type="dxa"/>
            <w:tcBorders>
              <w:top w:val="single" w:sz="24" w:space="0" w:color="808080" w:themeColor="background1" w:themeShade="80"/>
            </w:tcBorders>
            <w:vAlign w:val="center"/>
          </w:tcPr>
          <w:p w14:paraId="241D2853" w14:textId="4DED72D5" w:rsidR="0095125F" w:rsidRPr="00877663" w:rsidRDefault="00217A63" w:rsidP="00AA0B6B">
            <w:pPr>
              <w:spacing w:after="240"/>
              <w:ind w:right="-647"/>
              <w:jc w:val="center"/>
              <w:rPr>
                <w:noProof/>
                <w:sz w:val="32"/>
                <w:szCs w:val="32"/>
                <w:lang w:eastAsia="es-MX"/>
              </w:rPr>
            </w:pPr>
            <w:sdt>
              <w:sdtPr>
                <w:rPr>
                  <w:rStyle w:val="Estilo4"/>
                </w:rPr>
                <w:id w:val="47334140"/>
                <w:lock w:val="contentLocked"/>
                <w:showingPlcHdr/>
                <w:text/>
              </w:sdtPr>
              <w:sdtEndPr>
                <w:rPr>
                  <w:rStyle w:val="Estilo4"/>
                </w:rPr>
              </w:sdtEndPr>
              <w:sdtContent>
                <w:r w:rsidR="0095125F" w:rsidRPr="00076234">
                  <w:rPr>
                    <w:rStyle w:val="Textodelmarcadordeposicin"/>
                    <w:sz w:val="28"/>
                  </w:rPr>
                  <w:t>Versión</w:t>
                </w:r>
                <w:r w:rsidR="0095125F">
                  <w:rPr>
                    <w:rStyle w:val="Textodelmarcadordeposicin"/>
                    <w:sz w:val="28"/>
                  </w:rPr>
                  <w:t xml:space="preserve">  </w:t>
                </w:r>
              </w:sdtContent>
            </w:sdt>
            <w:sdt>
              <w:sdtPr>
                <w:rPr>
                  <w:rStyle w:val="Estilo4"/>
                </w:rPr>
                <w:alias w:val="Versión"/>
                <w:tag w:val="Versión"/>
                <w:id w:val="30110364"/>
              </w:sdtPr>
              <w:sdtEndPr>
                <w:rPr>
                  <w:rStyle w:val="Fuentedeprrafopredeter"/>
                  <w:rFonts w:ascii="Century Gothic" w:hAnsi="Century Gothic"/>
                  <w:noProof/>
                  <w:color w:val="auto"/>
                  <w:sz w:val="22"/>
                  <w:szCs w:val="32"/>
                  <w:lang w:eastAsia="es-MX"/>
                </w:rPr>
              </w:sdtEndPr>
              <w:sdtContent>
                <w:r w:rsidR="0095125F" w:rsidRPr="008E419D">
                  <w:rPr>
                    <w:rStyle w:val="Estilo4"/>
                    <w:rFonts w:ascii="Century Gothic" w:hAnsi="Century Gothic"/>
                  </w:rPr>
                  <w:t>[</w:t>
                </w:r>
                <w:r w:rsidR="00361B5A">
                  <w:rPr>
                    <w:rStyle w:val="Estilo4"/>
                    <w:rFonts w:ascii="Century Gothic" w:hAnsi="Century Gothic"/>
                  </w:rPr>
                  <w:t>1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.</w:t>
                </w:r>
                <w:r w:rsidR="00361B5A">
                  <w:rPr>
                    <w:rStyle w:val="Estilo4"/>
                    <w:rFonts w:ascii="Century Gothic" w:hAnsi="Century Gothic"/>
                  </w:rPr>
                  <w:t>0</w:t>
                </w:r>
                <w:r w:rsidR="0095125F" w:rsidRPr="008E419D">
                  <w:rPr>
                    <w:rStyle w:val="Estilo4"/>
                    <w:rFonts w:ascii="Century Gothic" w:hAnsi="Century Gothic"/>
                  </w:rPr>
                  <w:t>]</w:t>
                </w:r>
              </w:sdtContent>
            </w:sdt>
          </w:p>
        </w:tc>
        <w:sdt>
          <w:sdtPr>
            <w:rPr>
              <w:rStyle w:val="Estilo5"/>
              <w:rFonts w:ascii="Century Gothic" w:hAnsi="Century Gothic"/>
            </w:rPr>
            <w:alias w:val="Fecha"/>
            <w:tag w:val="Fecha"/>
            <w:id w:val="30110384"/>
            <w:date w:fullDate="2020-06-08T00:00:00Z">
              <w:dateFormat w:val="d-MMM-yy"/>
              <w:lid w:val="es-MX"/>
              <w:storeMappedDataAs w:val="dateTime"/>
              <w:calendar w:val="gregorian"/>
            </w:date>
          </w:sdtPr>
          <w:sdtEndPr>
            <w:rPr>
              <w:rStyle w:val="Fuentedeprrafopredeter"/>
              <w:noProof/>
              <w:color w:val="auto"/>
              <w:sz w:val="22"/>
              <w:szCs w:val="32"/>
              <w:lang w:eastAsia="es-MX"/>
            </w:rPr>
          </w:sdtEndPr>
          <w:sdtContent>
            <w:tc>
              <w:tcPr>
                <w:tcW w:w="4422" w:type="dxa"/>
                <w:tcBorders>
                  <w:top w:val="single" w:sz="24" w:space="0" w:color="808080" w:themeColor="background1" w:themeShade="80"/>
                </w:tcBorders>
                <w:vAlign w:val="center"/>
              </w:tcPr>
              <w:p w14:paraId="3BD9732A" w14:textId="2F9A876F" w:rsidR="0095125F" w:rsidRPr="00877663" w:rsidRDefault="00CB1A14" w:rsidP="00AA0B6B">
                <w:pPr>
                  <w:spacing w:after="240"/>
                  <w:jc w:val="center"/>
                  <w:rPr>
                    <w:noProof/>
                    <w:sz w:val="32"/>
                    <w:szCs w:val="32"/>
                    <w:lang w:eastAsia="es-MX"/>
                  </w:rPr>
                </w:pPr>
                <w:r>
                  <w:rPr>
                    <w:rStyle w:val="Estilo5"/>
                    <w:rFonts w:ascii="Century Gothic" w:hAnsi="Century Gothic"/>
                  </w:rPr>
                  <w:t>8-jun-20</w:t>
                </w:r>
              </w:p>
            </w:tc>
          </w:sdtContent>
        </w:sdt>
      </w:tr>
    </w:tbl>
    <w:p w14:paraId="41C8F396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42"/>
        </w:rPr>
      </w:pPr>
    </w:p>
    <w:p w14:paraId="72A3D3EC" w14:textId="77777777" w:rsidR="0095125F" w:rsidRPr="008E419D" w:rsidRDefault="0095125F" w:rsidP="0095125F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  <w:sz w:val="18"/>
          <w:szCs w:val="18"/>
        </w:rPr>
      </w:pPr>
    </w:p>
    <w:p w14:paraId="405144A2" w14:textId="77777777" w:rsidR="00E85E33" w:rsidRPr="008E419D" w:rsidRDefault="00E85E33" w:rsidP="00E85E33">
      <w:pPr>
        <w:jc w:val="both"/>
        <w:rPr>
          <w:rFonts w:ascii="Century Gothic" w:hAnsi="Century Gothic" w:cs="Arial"/>
          <w:color w:val="0000FF"/>
          <w:sz w:val="18"/>
          <w:szCs w:val="18"/>
        </w:rPr>
      </w:pPr>
      <w:r w:rsidRPr="008E419D">
        <w:rPr>
          <w:rFonts w:ascii="Century Gothic" w:hAnsi="Century Gothic" w:cs="Arial"/>
          <w:color w:val="0000FF"/>
          <w:sz w:val="18"/>
          <w:szCs w:val="18"/>
        </w:rPr>
        <w:t xml:space="preserve">Nota: </w:t>
      </w:r>
    </w:p>
    <w:p w14:paraId="03D50113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Todas las instrucciones (color azul) que se encuentran predefinidos en </w:t>
      </w:r>
      <w:proofErr w:type="gram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éste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documento deben ser eliminados ya que son una guía para el autor del documento.</w:t>
      </w:r>
    </w:p>
    <w:p w14:paraId="5ACEDEB6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ind w:righ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Palabras, datos o frases que se encuentren entre los signos </w:t>
      </w:r>
      <w:proofErr w:type="gram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( [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proofErr w:type="spellStart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xyz</w:t>
      </w:r>
      <w:proofErr w:type="spell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] 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o &lt;</w:t>
      </w:r>
      <w:proofErr w:type="spellStart"/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xyz</w:t>
      </w:r>
      <w:proofErr w:type="spellEnd"/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&gt;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) deben ser reemplazados por la información que aplique para cada caso o visita.</w:t>
      </w:r>
    </w:p>
    <w:p w14:paraId="2ADDDB0F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Respetar el formato (fuente, tamaño y estilo de letras; colores</w:t>
      </w:r>
      <w: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</w:t>
      </w:r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>(negro</w:t>
      </w:r>
      <w:proofErr w:type="gramStart"/>
      <w:r w:rsidRPr="00526DDB">
        <w:rPr>
          <w:rFonts w:ascii="Century Gothic" w:eastAsiaTheme="minorHAnsi" w:hAnsi="Century Gothic" w:cs="Arial"/>
          <w:i w:val="0"/>
          <w:color w:val="auto"/>
          <w:sz w:val="18"/>
          <w:szCs w:val="18"/>
          <w:lang w:eastAsia="en-US"/>
        </w:rPr>
        <w:t xml:space="preserve">) </w:t>
      </w: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;</w:t>
      </w:r>
      <w:proofErr w:type="gramEnd"/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 xml:space="preserve"> espacios entre párrafos; saltos de página y sección, etc.) que se encuentran predefinidos en este documento. </w:t>
      </w:r>
    </w:p>
    <w:p w14:paraId="64EFF9B2" w14:textId="77777777" w:rsidR="00E85E33" w:rsidRPr="008E419D" w:rsidRDefault="00E85E33" w:rsidP="00E85E33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tipo de Documento deberá ser procedimiento, instructivos, Formatos, manuales</w:t>
      </w:r>
    </w:p>
    <w:p w14:paraId="0D0B940D" w14:textId="77777777" w:rsidR="00E85E33" w:rsidRPr="008E419D" w:rsidRDefault="00E85E33" w:rsidP="00E85E33">
      <w:pPr>
        <w:pStyle w:val="CNBVInstruccionesA"/>
        <w:ind w:left="36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E27B00A" w14:textId="77777777" w:rsidR="00E85E33" w:rsidRPr="008E419D" w:rsidRDefault="00E85E33" w:rsidP="00E85E33">
      <w:pPr>
        <w:pStyle w:val="CNBVInstruccionesA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06808D69" w14:textId="77777777" w:rsidR="0095125F" w:rsidRPr="008E419D" w:rsidRDefault="00E85E33" w:rsidP="00E85E33">
      <w:pPr>
        <w:rPr>
          <w:rFonts w:ascii="Century Gothic" w:hAnsi="Century Gothic" w:cs="Arial"/>
          <w:color w:val="0000FF"/>
          <w:sz w:val="20"/>
        </w:rPr>
      </w:pPr>
      <w:r w:rsidRPr="008E419D">
        <w:rPr>
          <w:rFonts w:ascii="Century Gothic" w:hAnsi="Century Gothic" w:cs="Arial"/>
          <w:b/>
          <w:color w:val="0000FF"/>
          <w:sz w:val="20"/>
          <w:szCs w:val="20"/>
        </w:rPr>
        <w:t xml:space="preserve">Cualquier documento que sea emitido por la Dirección de XXX deberá ser enviado a la </w:t>
      </w:r>
      <w:r w:rsidR="00935BA1">
        <w:rPr>
          <w:rFonts w:ascii="Century Gothic" w:hAnsi="Century Gothic" w:cs="Arial"/>
          <w:b/>
          <w:color w:val="0000FF"/>
          <w:sz w:val="20"/>
          <w:szCs w:val="20"/>
        </w:rPr>
        <w:t>PMO</w:t>
      </w:r>
      <w:r>
        <w:rPr>
          <w:rFonts w:ascii="Century Gothic" w:hAnsi="Century Gothic" w:cs="Arial"/>
          <w:b/>
          <w:i/>
          <w:color w:val="0000FF"/>
          <w:sz w:val="20"/>
          <w:szCs w:val="20"/>
        </w:rPr>
        <w:t xml:space="preserve"> </w:t>
      </w:r>
      <w:r w:rsidRPr="008E419D">
        <w:rPr>
          <w:rFonts w:ascii="Century Gothic" w:hAnsi="Century Gothic" w:cs="Arial"/>
          <w:b/>
          <w:color w:val="0000FF"/>
          <w:sz w:val="20"/>
          <w:szCs w:val="20"/>
        </w:rPr>
        <w:t>antes de su formalización (firmas y difusión</w:t>
      </w:r>
      <w:r w:rsidR="00934EDD">
        <w:rPr>
          <w:rFonts w:ascii="Century Gothic" w:hAnsi="Century Gothic" w:cs="Arial"/>
          <w:b/>
          <w:color w:val="0000FF"/>
          <w:sz w:val="20"/>
          <w:szCs w:val="20"/>
        </w:rPr>
        <w:t>)</w:t>
      </w:r>
    </w:p>
    <w:p w14:paraId="60061E4C" w14:textId="77777777" w:rsidR="00AA0B6B" w:rsidRPr="008E419D" w:rsidRDefault="00AA0B6B" w:rsidP="0095125F">
      <w:pPr>
        <w:tabs>
          <w:tab w:val="left" w:pos="2390"/>
        </w:tabs>
        <w:rPr>
          <w:rFonts w:ascii="Century Gothic" w:hAnsi="Century Gothic"/>
        </w:rPr>
      </w:pPr>
    </w:p>
    <w:p w14:paraId="44EAFD9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4B94D5A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DEEC669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656B9AB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jc w:val="left"/>
        <w:rPr>
          <w:rFonts w:ascii="Century Gothic" w:hAnsi="Century Gothic"/>
        </w:rPr>
      </w:pPr>
    </w:p>
    <w:p w14:paraId="45FB0818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</w:p>
    <w:p w14:paraId="24C9ECFD" w14:textId="77777777" w:rsidR="00424E9C" w:rsidRPr="008E419D" w:rsidRDefault="00424E9C" w:rsidP="00424E9C">
      <w:pPr>
        <w:pStyle w:val="Ttulo"/>
        <w:tabs>
          <w:tab w:val="left" w:pos="3165"/>
          <w:tab w:val="center" w:pos="4819"/>
        </w:tabs>
        <w:spacing w:after="240"/>
        <w:rPr>
          <w:rFonts w:ascii="Century Gothic" w:hAnsi="Century Gothic"/>
          <w:color w:val="auto"/>
        </w:rPr>
      </w:pPr>
      <w:r w:rsidRPr="008E419D">
        <w:rPr>
          <w:rFonts w:ascii="Century Gothic" w:hAnsi="Century Gothic"/>
          <w:color w:val="auto"/>
        </w:rPr>
        <w:lastRenderedPageBreak/>
        <w:t>Control de Cambios del Documento</w:t>
      </w:r>
    </w:p>
    <w:tbl>
      <w:tblPr>
        <w:tblW w:w="499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83"/>
        <w:gridCol w:w="1230"/>
        <w:gridCol w:w="2981"/>
        <w:gridCol w:w="2914"/>
      </w:tblGrid>
      <w:tr w:rsidR="00424E9C" w:rsidRPr="008E419D" w14:paraId="3FC9A0A6" w14:textId="77777777" w:rsidTr="001E77C9">
        <w:trPr>
          <w:trHeight w:val="459"/>
        </w:trPr>
        <w:tc>
          <w:tcPr>
            <w:tcW w:w="956" w:type="pct"/>
            <w:shd w:val="clear" w:color="auto" w:fill="9598AD"/>
            <w:vAlign w:val="center"/>
          </w:tcPr>
          <w:p w14:paraId="48FF8E3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Fecha</w:t>
            </w:r>
          </w:p>
        </w:tc>
        <w:tc>
          <w:tcPr>
            <w:tcW w:w="698" w:type="pct"/>
            <w:shd w:val="clear" w:color="auto" w:fill="9598AD"/>
            <w:vAlign w:val="center"/>
          </w:tcPr>
          <w:p w14:paraId="745F5C4E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Versión</w:t>
            </w:r>
          </w:p>
        </w:tc>
        <w:tc>
          <w:tcPr>
            <w:tcW w:w="1692" w:type="pct"/>
            <w:shd w:val="clear" w:color="auto" w:fill="9598AD"/>
            <w:vAlign w:val="center"/>
          </w:tcPr>
          <w:p w14:paraId="7CF7CAE3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Descripción</w:t>
            </w:r>
          </w:p>
        </w:tc>
        <w:tc>
          <w:tcPr>
            <w:tcW w:w="1654" w:type="pct"/>
            <w:shd w:val="clear" w:color="auto" w:fill="9598AD"/>
            <w:vAlign w:val="center"/>
          </w:tcPr>
          <w:p w14:paraId="4C320DDC" w14:textId="77777777" w:rsidR="00424E9C" w:rsidRPr="008E419D" w:rsidRDefault="00424E9C" w:rsidP="00AA0B6B">
            <w:pPr>
              <w:keepNext/>
              <w:spacing w:before="100" w:beforeAutospacing="1" w:after="0" w:line="240" w:lineRule="auto"/>
              <w:ind w:left="72"/>
              <w:jc w:val="center"/>
              <w:rPr>
                <w:rFonts w:ascii="Century Gothic" w:eastAsia="Times New Roman" w:hAnsi="Century Gothic" w:cs="Arial"/>
                <w:b/>
                <w:color w:val="FFFFFF"/>
              </w:rPr>
            </w:pPr>
            <w:r w:rsidRPr="008E419D">
              <w:rPr>
                <w:rFonts w:ascii="Century Gothic" w:eastAsia="Times New Roman" w:hAnsi="Century Gothic" w:cs="Arial"/>
                <w:b/>
                <w:color w:val="FFFFFF"/>
              </w:rPr>
              <w:t>Autor</w:t>
            </w:r>
          </w:p>
        </w:tc>
      </w:tr>
      <w:tr w:rsidR="00424E9C" w:rsidRPr="008E419D" w14:paraId="1AFE1531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281FD882" w14:textId="77777777" w:rsidR="00424E9C" w:rsidRPr="008E419D" w:rsidRDefault="00361B5A" w:rsidP="00AA0B6B">
            <w:pPr>
              <w:pStyle w:val="EstiloinfoblueIzquierda063cm"/>
              <w:ind w:left="0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05</w:t>
            </w:r>
            <w:r w:rsidR="00424E9C" w:rsidRPr="008E419D">
              <w:rPr>
                <w:rFonts w:ascii="Century Gothic" w:hAnsi="Century Gothic"/>
                <w:i w:val="0"/>
                <w:lang w:val="es-MX"/>
              </w:rPr>
              <w:t>/</w:t>
            </w:r>
            <w:r>
              <w:rPr>
                <w:rFonts w:ascii="Century Gothic" w:hAnsi="Century Gothic"/>
                <w:i w:val="0"/>
                <w:lang w:val="es-MX"/>
              </w:rPr>
              <w:t>2020</w:t>
            </w:r>
          </w:p>
        </w:tc>
        <w:tc>
          <w:tcPr>
            <w:tcW w:w="698" w:type="pct"/>
            <w:vAlign w:val="center"/>
          </w:tcPr>
          <w:p w14:paraId="4B3AA50C" w14:textId="77777777" w:rsidR="00424E9C" w:rsidRPr="008E419D" w:rsidRDefault="00361B5A" w:rsidP="00AA0B6B">
            <w:pPr>
              <w:pStyle w:val="EstiloinfoblueIzquierda063cm"/>
              <w:ind w:left="103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1.0</w:t>
            </w:r>
          </w:p>
        </w:tc>
        <w:tc>
          <w:tcPr>
            <w:tcW w:w="1692" w:type="pct"/>
            <w:vAlign w:val="center"/>
          </w:tcPr>
          <w:p w14:paraId="465FA4EE" w14:textId="21FFD8DB" w:rsidR="00424E9C" w:rsidRPr="00D500AE" w:rsidRDefault="00BA3441" w:rsidP="00BA3441">
            <w:pPr>
              <w:pStyle w:val="EstiloinfoblueIzquierda063cm"/>
              <w:ind w:left="0"/>
              <w:jc w:val="left"/>
              <w:rPr>
                <w:rFonts w:ascii="Century Gothic" w:hAnsi="Century Gothic"/>
                <w:i w:val="0"/>
                <w:lang w:val="en-US"/>
              </w:rPr>
            </w:pPr>
            <w:r>
              <w:rPr>
                <w:rFonts w:ascii="Century Gothic" w:hAnsi="Century Gothic"/>
                <w:i w:val="0"/>
                <w:lang w:val="en-US"/>
              </w:rPr>
              <w:t xml:space="preserve">Version </w:t>
            </w:r>
            <w:proofErr w:type="spellStart"/>
            <w:r>
              <w:rPr>
                <w:rFonts w:ascii="Century Gothic" w:hAnsi="Century Gothic"/>
                <w:i w:val="0"/>
                <w:lang w:val="en-US"/>
              </w:rPr>
              <w:t>Inicial</w:t>
            </w:r>
            <w:proofErr w:type="spellEnd"/>
            <w:r>
              <w:rPr>
                <w:rFonts w:ascii="Century Gothic" w:hAnsi="Century Gothic"/>
                <w:i w:val="0"/>
                <w:lang w:val="en-US"/>
              </w:rPr>
              <w:t xml:space="preserve"> (</w:t>
            </w:r>
            <w:r w:rsidR="0072037A">
              <w:rPr>
                <w:rFonts w:ascii="Century Gothic" w:hAnsi="Century Gothic"/>
                <w:i w:val="0"/>
                <w:lang w:val="en-US"/>
              </w:rPr>
              <w:t xml:space="preserve">Control de </w:t>
            </w:r>
            <w:proofErr w:type="spellStart"/>
            <w:r w:rsidR="0072037A">
              <w:rPr>
                <w:rFonts w:ascii="Century Gothic" w:hAnsi="Century Gothic"/>
                <w:i w:val="0"/>
                <w:lang w:val="en-US"/>
              </w:rPr>
              <w:t>inventarioas</w:t>
            </w:r>
            <w:proofErr w:type="spellEnd"/>
            <w:r w:rsidR="0072037A">
              <w:rPr>
                <w:rFonts w:ascii="Century Gothic" w:hAnsi="Century Gothic"/>
                <w:i w:val="0"/>
                <w:lang w:val="en-US"/>
              </w:rPr>
              <w:t xml:space="preserve"> </w:t>
            </w:r>
            <w:r w:rsidR="00E66322">
              <w:rPr>
                <w:rFonts w:ascii="Century Gothic" w:hAnsi="Century Gothic"/>
                <w:i w:val="0"/>
                <w:lang w:val="en-US"/>
              </w:rPr>
              <w:t>Stop</w:t>
            </w:r>
            <w:r w:rsidR="00DE6903">
              <w:rPr>
                <w:rFonts w:ascii="Century Gothic" w:hAnsi="Century Gothic"/>
                <w:i w:val="0"/>
                <w:lang w:val="en-US"/>
              </w:rPr>
              <w:t xml:space="preserve"> Start </w:t>
            </w:r>
            <w:del w:id="0" w:author="Mariana Gonzalez Buendia" w:date="2020-06-18T11:01:00Z"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>D</w:delText>
              </w:r>
              <w:r w:rsidR="00D500AE" w:rsidRPr="00D500AE" w:rsidDel="00A63229">
                <w:rPr>
                  <w:rFonts w:ascii="Century Gothic" w:hAnsi="Century Gothic"/>
                  <w:i w:val="0"/>
                  <w:lang w:val="en-US"/>
                </w:rPr>
                <w:delText>R</w:delText>
              </w:r>
              <w:r w:rsidR="00D500AE" w:rsidDel="00A63229">
                <w:rPr>
                  <w:rFonts w:ascii="Century Gothic" w:hAnsi="Century Gothic"/>
                  <w:i w:val="0"/>
                  <w:lang w:val="en-US"/>
                </w:rPr>
                <w:delText>T_DALI</w:delText>
              </w:r>
            </w:del>
            <w:ins w:id="1" w:author="Mariana Gonzalez Buendia" w:date="2020-06-18T11:01:00Z">
              <w:r w:rsidR="00A63229">
                <w:rPr>
                  <w:rFonts w:ascii="Century Gothic" w:hAnsi="Century Gothic"/>
                  <w:i w:val="0"/>
                  <w:lang w:val="en-US"/>
                </w:rPr>
                <w:t>INDEVA</w:t>
              </w:r>
            </w:ins>
            <w:r w:rsidR="00DE6903">
              <w:rPr>
                <w:rFonts w:ascii="Century Gothic" w:hAnsi="Century Gothic"/>
                <w:i w:val="0"/>
                <w:lang w:val="en-US"/>
              </w:rPr>
              <w:t>L</w:t>
            </w:r>
            <w:r>
              <w:rPr>
                <w:rFonts w:ascii="Century Gothic" w:hAnsi="Century Gothic"/>
                <w:i w:val="0"/>
                <w:lang w:val="en-US"/>
              </w:rPr>
              <w:t xml:space="preserve">) </w:t>
            </w:r>
          </w:p>
        </w:tc>
        <w:tc>
          <w:tcPr>
            <w:tcW w:w="1654" w:type="pct"/>
            <w:vAlign w:val="center"/>
          </w:tcPr>
          <w:p w14:paraId="53CC6E9F" w14:textId="3A57BC2D" w:rsidR="00424E9C" w:rsidRPr="008E419D" w:rsidRDefault="00355CBA" w:rsidP="00355CBA">
            <w:pPr>
              <w:pStyle w:val="EstiloinfoblueIzquierda063cm"/>
              <w:ind w:left="79"/>
              <w:jc w:val="center"/>
              <w:rPr>
                <w:rFonts w:ascii="Century Gothic" w:hAnsi="Century Gothic"/>
                <w:i w:val="0"/>
                <w:lang w:val="es-MX"/>
              </w:rPr>
            </w:pPr>
            <w:r>
              <w:rPr>
                <w:rFonts w:ascii="Century Gothic" w:hAnsi="Century Gothic"/>
                <w:i w:val="0"/>
                <w:lang w:val="es-MX"/>
              </w:rPr>
              <w:t>Ricardo Díaz Reyes</w:t>
            </w:r>
          </w:p>
        </w:tc>
      </w:tr>
      <w:tr w:rsidR="00424E9C" w:rsidRPr="008E419D" w14:paraId="049F31CB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53128261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62486C05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4101652C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4B99056E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  <w:tr w:rsidR="00424E9C" w:rsidRPr="008E419D" w14:paraId="1299C43A" w14:textId="77777777" w:rsidTr="00AA0B6B">
        <w:trPr>
          <w:trHeight w:val="652"/>
        </w:trPr>
        <w:tc>
          <w:tcPr>
            <w:tcW w:w="956" w:type="pct"/>
            <w:vAlign w:val="center"/>
          </w:tcPr>
          <w:p w14:paraId="4DDBEF00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698" w:type="pct"/>
            <w:vAlign w:val="center"/>
          </w:tcPr>
          <w:p w14:paraId="3461D779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92" w:type="pct"/>
            <w:vAlign w:val="center"/>
          </w:tcPr>
          <w:p w14:paraId="3CF2D8B6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  <w:tc>
          <w:tcPr>
            <w:tcW w:w="1654" w:type="pct"/>
            <w:vAlign w:val="center"/>
          </w:tcPr>
          <w:p w14:paraId="0FB78278" w14:textId="77777777" w:rsidR="00424E9C" w:rsidRPr="008E419D" w:rsidRDefault="00424E9C" w:rsidP="00AA0B6B">
            <w:pPr>
              <w:keepLines/>
              <w:widowControl w:val="0"/>
              <w:spacing w:before="60" w:after="0" w:line="240" w:lineRule="atLeast"/>
              <w:jc w:val="center"/>
              <w:rPr>
                <w:rFonts w:ascii="Century Gothic" w:eastAsia="Times New Roman" w:hAnsi="Century Gothic" w:cs="Arial"/>
                <w:sz w:val="20"/>
                <w:szCs w:val="20"/>
              </w:rPr>
            </w:pPr>
          </w:p>
        </w:tc>
      </w:tr>
    </w:tbl>
    <w:p w14:paraId="1FC3994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0562CB0E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4CE0A41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2EBF3C5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D98A12B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2946DB82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5997CC1D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10FFD37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6B699379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3FE9F23F" w14:textId="77777777" w:rsidR="00424E9C" w:rsidRPr="008E419D" w:rsidRDefault="00424E9C" w:rsidP="00424E9C">
      <w:pPr>
        <w:pStyle w:val="CNBVInstruccionesA"/>
        <w:ind w:left="0"/>
        <w:rPr>
          <w:rFonts w:ascii="Century Gothic" w:hAnsi="Century Gothic" w:cs="Arial"/>
          <w:i w:val="0"/>
          <w:color w:val="auto"/>
          <w:sz w:val="20"/>
          <w:szCs w:val="20"/>
          <w:lang w:eastAsia="en-US"/>
        </w:rPr>
      </w:pPr>
    </w:p>
    <w:p w14:paraId="1F72F64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</w:p>
    <w:p w14:paraId="71D27886" w14:textId="77777777" w:rsidR="00424E9C" w:rsidRPr="008E419D" w:rsidRDefault="00424E9C" w:rsidP="00424E9C">
      <w:pPr>
        <w:pStyle w:val="CNBVInstruccionesA"/>
        <w:ind w:left="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Nota:</w:t>
      </w:r>
    </w:p>
    <w:p w14:paraId="5C0E5F6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El formato será 0.01 para iniciar la versión, los siguientes cambios antes de hacer la liberación del documento se incrementará de la siguiente forma 0.02, 0.03, 0.04, etc.</w:t>
      </w:r>
    </w:p>
    <w:p w14:paraId="4DAAD5FD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la liberación y publicación del documento será la versión 1.0, los siguientes cambios que no son radicales se manejarán 1.01, 1.02, 1.03, etc.</w:t>
      </w:r>
    </w:p>
    <w:p w14:paraId="4615D7EF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Para cambios radicales en la versión del documento, será 1.0, 2.0, 3.0, etc.</w:t>
      </w:r>
    </w:p>
    <w:p w14:paraId="02614873" w14:textId="77777777" w:rsidR="00424E9C" w:rsidRPr="008E419D" w:rsidRDefault="00424E9C" w:rsidP="00424E9C">
      <w:pPr>
        <w:pStyle w:val="CNBVInstruccionesA"/>
        <w:ind w:left="720"/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t>.</w:t>
      </w:r>
    </w:p>
    <w:p w14:paraId="08CE6F91" w14:textId="77777777" w:rsidR="00424E9C" w:rsidRPr="008E419D" w:rsidRDefault="00424E9C" w:rsidP="00424E9C">
      <w:pPr>
        <w:pStyle w:val="CNBVInstruccionesA"/>
        <w:numPr>
          <w:ilvl w:val="0"/>
          <w:numId w:val="8"/>
        </w:numPr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</w:pPr>
      <w:r w:rsidRPr="008E419D">
        <w:rPr>
          <w:rFonts w:ascii="Century Gothic" w:eastAsiaTheme="minorHAnsi" w:hAnsi="Century Gothic" w:cs="Arial"/>
          <w:i w:val="0"/>
          <w:color w:val="0000FF"/>
          <w:sz w:val="18"/>
          <w:szCs w:val="18"/>
          <w:lang w:eastAsia="en-US"/>
        </w:rPr>
        <w:br w:type="page"/>
      </w:r>
    </w:p>
    <w:p w14:paraId="61CDCEAD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FBB589F" w14:textId="77777777" w:rsidR="00424E9C" w:rsidRPr="008E419D" w:rsidRDefault="00424E9C" w:rsidP="00424E9C">
      <w:pPr>
        <w:pStyle w:val="EstiloTtulo16pt"/>
        <w:rPr>
          <w:rFonts w:ascii="Century Gothic" w:hAnsi="Century Gothic"/>
          <w:lang w:val="es-MX"/>
        </w:rPr>
      </w:pPr>
      <w:r w:rsidRPr="008E419D">
        <w:rPr>
          <w:rFonts w:ascii="Century Gothic" w:hAnsi="Century Gothic"/>
          <w:lang w:val="es-MX"/>
        </w:rPr>
        <w:t>Contenido</w:t>
      </w:r>
    </w:p>
    <w:p w14:paraId="7A0D86C6" w14:textId="75A71EDC" w:rsidR="00D651A1" w:rsidRDefault="00424E9C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r w:rsidRPr="008E419D">
        <w:rPr>
          <w:rFonts w:ascii="Century Gothic" w:hAnsi="Century Gothic"/>
        </w:rPr>
        <w:fldChar w:fldCharType="begin"/>
      </w:r>
      <w:r w:rsidRPr="008E419D">
        <w:rPr>
          <w:rFonts w:ascii="Century Gothic" w:hAnsi="Century Gothic"/>
        </w:rPr>
        <w:instrText xml:space="preserve"> TOC \o "1-4" \h \z \u </w:instrText>
      </w:r>
      <w:r w:rsidRPr="008E419D">
        <w:rPr>
          <w:rFonts w:ascii="Century Gothic" w:hAnsi="Century Gothic"/>
        </w:rPr>
        <w:fldChar w:fldCharType="separate"/>
      </w:r>
      <w:hyperlink w:anchor="_Toc47961210" w:history="1">
        <w:r w:rsidR="00D651A1" w:rsidRPr="007027A6">
          <w:rPr>
            <w:rStyle w:val="Hipervnculo"/>
            <w:rFonts w:ascii="Century Gothic" w:hAnsi="Century Gothic"/>
          </w:rPr>
          <w:t>1</w:t>
        </w:r>
        <w:r w:rsidR="00D651A1"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="00D651A1" w:rsidRPr="007027A6">
          <w:rPr>
            <w:rStyle w:val="Hipervnculo"/>
            <w:rFonts w:ascii="Century Gothic" w:hAnsi="Century Gothic"/>
          </w:rPr>
          <w:t>Objetivo del Shell</w:t>
        </w:r>
        <w:r w:rsidR="00D651A1">
          <w:rPr>
            <w:webHidden/>
          </w:rPr>
          <w:tab/>
        </w:r>
        <w:r w:rsidR="00D651A1">
          <w:rPr>
            <w:webHidden/>
          </w:rPr>
          <w:fldChar w:fldCharType="begin"/>
        </w:r>
        <w:r w:rsidR="00D651A1">
          <w:rPr>
            <w:webHidden/>
          </w:rPr>
          <w:instrText xml:space="preserve"> PAGEREF _Toc47961210 \h </w:instrText>
        </w:r>
        <w:r w:rsidR="00D651A1">
          <w:rPr>
            <w:webHidden/>
          </w:rPr>
        </w:r>
        <w:r w:rsidR="00D651A1">
          <w:rPr>
            <w:webHidden/>
          </w:rPr>
          <w:fldChar w:fldCharType="separate"/>
        </w:r>
        <w:r w:rsidR="00D651A1">
          <w:rPr>
            <w:webHidden/>
          </w:rPr>
          <w:t>4</w:t>
        </w:r>
        <w:r w:rsidR="00D651A1">
          <w:rPr>
            <w:webHidden/>
          </w:rPr>
          <w:fldChar w:fldCharType="end"/>
        </w:r>
      </w:hyperlink>
    </w:p>
    <w:p w14:paraId="73F85CC0" w14:textId="15165DD6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1" w:history="1">
        <w:r w:rsidRPr="007027A6">
          <w:rPr>
            <w:rStyle w:val="Hipervnculo"/>
            <w:rFonts w:ascii="Century Gothic" w:hAnsi="Century Gothic"/>
          </w:rPr>
          <w:t>2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Descripción general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A0B37A6" w14:textId="275260D6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2" w:history="1">
        <w:r w:rsidRPr="007027A6">
          <w:rPr>
            <w:rStyle w:val="Hipervnculo"/>
            <w:rFonts w:ascii="Century Gothic" w:hAnsi="Century Gothic"/>
          </w:rPr>
          <w:t>3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Estructura de Directorios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B62A58F" w14:textId="327ACB98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3" w:history="1">
        <w:r w:rsidRPr="007027A6">
          <w:rPr>
            <w:rStyle w:val="Hipervnculo"/>
            <w:rFonts w:ascii="Century Gothic" w:hAnsi="Century Gothic"/>
          </w:rPr>
          <w:t>4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Código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763903" w14:textId="7BF94E50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4" w:history="1">
        <w:r w:rsidRPr="007027A6">
          <w:rPr>
            <w:rStyle w:val="Hipervnculo"/>
            <w:rFonts w:ascii="Century Gothic" w:hAnsi="Century Gothic"/>
          </w:rPr>
          <w:t>5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setenv.sh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1C760EAB" w14:textId="0B69A865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5" w:history="1">
        <w:r w:rsidRPr="007027A6">
          <w:rPr>
            <w:rStyle w:val="Hipervnculo"/>
            <w:rFonts w:ascii="Century Gothic" w:hAnsi="Century Gothic"/>
          </w:rPr>
          <w:t>6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start_ctl_inventarios.sh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781D8325" w14:textId="10C5008D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6" w:history="1">
        <w:r w:rsidRPr="007027A6">
          <w:rPr>
            <w:rStyle w:val="Hipervnculo"/>
            <w:rFonts w:ascii="Century Gothic" w:hAnsi="Century Gothic"/>
            <w:lang w:val="fr-CA"/>
          </w:rPr>
          <w:t>6.1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  <w:lang w:val="fr-CA"/>
          </w:rPr>
          <w:t>start_ctl_inventarios.sh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F3D1828" w14:textId="1BFFB00F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7" w:history="1">
        <w:r w:rsidRPr="007027A6">
          <w:rPr>
            <w:rStyle w:val="Hipervnculo"/>
            <w:rFonts w:ascii="Century Gothic" w:eastAsia="Tahoma" w:hAnsi="Century Gothic"/>
          </w:rPr>
          <w:t>6.2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stop_ctl_inventarios.sh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5D477CC" w14:textId="37941310" w:rsidR="00D651A1" w:rsidRDefault="00D651A1">
      <w:pPr>
        <w:pStyle w:val="TDC1"/>
        <w:rPr>
          <w:rFonts w:asciiTheme="minorHAnsi" w:eastAsiaTheme="minorEastAsia" w:hAnsiTheme="minorHAnsi" w:cstheme="minorBidi"/>
          <w:b w:val="0"/>
          <w:color w:val="auto"/>
          <w:szCs w:val="22"/>
          <w:lang w:eastAsia="es-MX"/>
        </w:rPr>
      </w:pPr>
      <w:hyperlink w:anchor="_Toc47961218" w:history="1">
        <w:r w:rsidRPr="007027A6">
          <w:rPr>
            <w:rStyle w:val="Hipervnculo"/>
            <w:rFonts w:ascii="Century Gothic" w:eastAsia="Tahoma" w:hAnsi="Century Gothic"/>
          </w:rPr>
          <w:t>6.3</w:t>
        </w:r>
        <w:r>
          <w:rPr>
            <w:rFonts w:asciiTheme="minorHAnsi" w:eastAsiaTheme="minorEastAsia" w:hAnsiTheme="minorHAnsi" w:cstheme="minorBidi"/>
            <w:b w:val="0"/>
            <w:color w:val="auto"/>
            <w:szCs w:val="22"/>
            <w:lang w:eastAsia="es-MX"/>
          </w:rPr>
          <w:tab/>
        </w:r>
        <w:r w:rsidRPr="007027A6">
          <w:rPr>
            <w:rStyle w:val="Hipervnculo"/>
            <w:rFonts w:ascii="Century Gothic" w:hAnsi="Century Gothic"/>
          </w:rPr>
          <w:t>stop_ctl_inventarios.sh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_Toc47961218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BB9E253" w14:textId="4304889A" w:rsidR="00424E9C" w:rsidRPr="008E419D" w:rsidRDefault="00424E9C" w:rsidP="00424E9C">
      <w:pPr>
        <w:rPr>
          <w:rFonts w:ascii="Century Gothic" w:hAnsi="Century Gothic"/>
        </w:rPr>
      </w:pPr>
      <w:r w:rsidRPr="008E419D">
        <w:rPr>
          <w:rFonts w:ascii="Century Gothic" w:hAnsi="Century Gothic"/>
        </w:rPr>
        <w:fldChar w:fldCharType="end"/>
      </w:r>
    </w:p>
    <w:p w14:paraId="23DE523C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2E56223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547A01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5043CB0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07459315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537F28F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6DFB9E20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0DF9E5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3B7B4B86" w14:textId="77777777" w:rsidR="00424E9C" w:rsidRPr="008E419D" w:rsidRDefault="00424E9C" w:rsidP="0095125F">
      <w:pPr>
        <w:tabs>
          <w:tab w:val="left" w:pos="2390"/>
        </w:tabs>
        <w:rPr>
          <w:rFonts w:ascii="Century Gothic" w:hAnsi="Century Gothic"/>
        </w:rPr>
      </w:pPr>
    </w:p>
    <w:p w14:paraId="76F56CCA" w14:textId="77777777" w:rsidR="000328ED" w:rsidRDefault="000328ED">
      <w:pPr>
        <w:rPr>
          <w:rFonts w:ascii="Century Gothic" w:eastAsia="Arial Unicode MS" w:hAnsi="Century Gothic" w:cs="Arial"/>
          <w:b/>
          <w:bCs/>
          <w:color w:val="262626" w:themeColor="text1" w:themeTint="D9"/>
          <w:sz w:val="36"/>
          <w:szCs w:val="36"/>
          <w:lang w:eastAsia="es-ES"/>
        </w:rPr>
      </w:pPr>
      <w:r>
        <w:rPr>
          <w:rFonts w:ascii="Century Gothic" w:hAnsi="Century Gothic"/>
        </w:rPr>
        <w:br w:type="page"/>
      </w:r>
    </w:p>
    <w:p w14:paraId="44524CF6" w14:textId="3B3112F7" w:rsidR="002032E2" w:rsidRPr="003A1386" w:rsidRDefault="000328ED" w:rsidP="003A1386">
      <w:pPr>
        <w:pStyle w:val="Ttulo"/>
        <w:rPr>
          <w:rFonts w:ascii="Century Gothic" w:hAnsi="Century Gothic"/>
          <w:lang w:val="es-MX"/>
        </w:rPr>
      </w:pPr>
      <w:r>
        <w:rPr>
          <w:rFonts w:ascii="Century Gothic" w:hAnsi="Century Gothic"/>
          <w:lang w:val="es-MX"/>
        </w:rPr>
        <w:lastRenderedPageBreak/>
        <w:t>Memoria Técnica</w:t>
      </w:r>
    </w:p>
    <w:p w14:paraId="4D704844" w14:textId="77777777" w:rsidR="000F79E4" w:rsidRDefault="000F79E4" w:rsidP="000F79E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" w:name="_Toc47961210"/>
      <w:r>
        <w:rPr>
          <w:rFonts w:ascii="Century Gothic" w:hAnsi="Century Gothic"/>
          <w:lang w:val="es-MX"/>
        </w:rPr>
        <w:t>Objetivo del Shell</w:t>
      </w:r>
      <w:bookmarkEnd w:id="2"/>
    </w:p>
    <w:p w14:paraId="67913191" w14:textId="080B343A" w:rsidR="000F79E4" w:rsidRPr="00C22217" w:rsidRDefault="000F79E4" w:rsidP="000F79E4">
      <w:pPr>
        <w:jc w:val="both"/>
        <w:rPr>
          <w:rFonts w:ascii="Century Gothic" w:eastAsia="Tahoma" w:hAnsi="Century Gothic"/>
          <w:szCs w:val="20"/>
          <w:lang w:val="es-ES"/>
        </w:rPr>
      </w:pPr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proposito</w:t>
      </w:r>
      <w:proofErr w:type="spellEnd"/>
      <w:r w:rsidRPr="00C2221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del Shell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 la sistematización del levantado </w:t>
      </w:r>
      <w:del w:id="3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 xml:space="preserve">y bajado </w:delText>
        </w:r>
      </w:del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la aplicación: </w:t>
      </w:r>
      <w:del w:id="4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>DRT_Dali</w:delText>
        </w:r>
      </w:del>
      <w:ins w:id="5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JBOSS</w:t>
        </w:r>
      </w:ins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, de la empresa </w:t>
      </w:r>
      <w:del w:id="6" w:author="Mariana Gonzalez Buendia" w:date="2020-06-18T11:02:00Z">
        <w:r w:rsidDel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delText>CCV</w:delText>
        </w:r>
      </w:del>
      <w:ins w:id="7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INEVAL</w:t>
        </w:r>
      </w:ins>
      <w:r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</w:p>
    <w:p w14:paraId="5340DD67" w14:textId="30E92210" w:rsidR="00AA3319" w:rsidRDefault="00AA3319" w:rsidP="00AA331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8" w:name="_Toc47961211"/>
      <w:r>
        <w:rPr>
          <w:rFonts w:ascii="Century Gothic" w:hAnsi="Century Gothic"/>
          <w:lang w:val="es-MX"/>
        </w:rPr>
        <w:t>Descripción general</w:t>
      </w:r>
      <w:bookmarkEnd w:id="8"/>
      <w:r>
        <w:rPr>
          <w:rFonts w:ascii="Century Gothic" w:hAnsi="Century Gothic"/>
          <w:lang w:val="es-MX"/>
        </w:rPr>
        <w:t xml:space="preserve"> </w:t>
      </w:r>
    </w:p>
    <w:p w14:paraId="00692818" w14:textId="4ABA340A" w:rsidR="00451555" w:rsidRPr="00012457" w:rsidRDefault="00451555" w:rsidP="00AA3319">
      <w:pPr>
        <w:rPr>
          <w:rFonts w:ascii="Century Gothic" w:eastAsia="Tahoma" w:hAnsi="Century Gothic" w:cs="Times New Roman"/>
          <w:sz w:val="20"/>
          <w:szCs w:val="20"/>
          <w:lang w:eastAsia="es-ES"/>
        </w:rPr>
      </w:pPr>
      <w:ins w:id="9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Se tiene </w:t>
        </w:r>
      </w:ins>
      <w:proofErr w:type="gramStart"/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>un</w:t>
      </w:r>
      <w:ins w:id="10" w:author="Mariana Gonzalez Buendia" w:date="2020-06-18T11:01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</w:t>
        </w:r>
      </w:ins>
      <w:ins w:id="11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Shell</w:t>
        </w:r>
        <w:proofErr w:type="gramEnd"/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maestro que se encuentra en el host primario</w:t>
        </w:r>
      </w:ins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(A)</w:t>
      </w:r>
      <w:ins w:id="12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est</w:t>
        </w:r>
      </w:ins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>e</w:t>
      </w:r>
      <w:ins w:id="13" w:author="Mariana Gonzalez Buendia" w:date="2020-06-17T16:23:00Z">
        <w:r w:rsidRPr="00012457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ejecuta</w:t>
        </w:r>
      </w:ins>
      <w:ins w:id="14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>n el</w:t>
        </w:r>
      </w:ins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>detener</w:t>
      </w:r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</w:t>
      </w:r>
      <w:r w:rsidR="00DE6903" w:rsidRPr="00DE6903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ins w:id="15" w:author="Mariana Gonzalez Buendia" w:date="2020-06-17T16:24:00Z">
        <w:r w:rsidR="00DE6903">
          <w:rPr>
            <w:rFonts w:ascii="Century Gothic" w:eastAsia="Tahoma" w:hAnsi="Century Gothic" w:cs="Times New Roman"/>
            <w:sz w:val="20"/>
            <w:szCs w:val="20"/>
            <w:lang w:eastAsia="es-ES"/>
          </w:rPr>
          <w:t>levantar</w:t>
        </w:r>
      </w:ins>
      <w:r w:rsidR="00BA58B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ins w:id="16" w:author="Mariana Gonzalez Buendia" w:date="2020-06-17T16:24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</w:t>
        </w:r>
      </w:ins>
      <w:ins w:id="17" w:author="Mariana Gonzalez Buendia" w:date="2020-06-18T11:02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los </w:t>
        </w:r>
      </w:ins>
      <w:ins w:id="18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servicios</w:t>
        </w:r>
      </w:ins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del los host secundarios(</w:t>
      </w:r>
      <w:r w:rsidR="00DE6903">
        <w:rPr>
          <w:rFonts w:ascii="Century Gothic" w:eastAsia="Tahoma" w:hAnsi="Century Gothic" w:cs="Times New Roman"/>
          <w:sz w:val="20"/>
          <w:szCs w:val="20"/>
          <w:lang w:eastAsia="es-ES"/>
        </w:rPr>
        <w:t>A, C</w:t>
      </w:r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)</w:t>
      </w:r>
      <w:ins w:id="19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 de JBOSS </w:t>
        </w:r>
      </w:ins>
      <w:ins w:id="20" w:author="Mariana Gonzalez Buendia" w:date="2020-06-17T16:25:00Z">
        <w:r>
          <w:rPr>
            <w:rFonts w:ascii="Century Gothic" w:eastAsia="Tahoma" w:hAnsi="Century Gothic" w:cs="Times New Roman"/>
            <w:sz w:val="20"/>
            <w:szCs w:val="20"/>
            <w:lang w:eastAsia="es-ES"/>
          </w:rPr>
          <w:t xml:space="preserve">de </w:t>
        </w:r>
      </w:ins>
      <w:ins w:id="21" w:author="Mariana Gonzalez Buendia" w:date="2020-06-18T11:03:00Z">
        <w:r w:rsidR="00BA58BD">
          <w:rPr>
            <w:rFonts w:ascii="Century Gothic" w:eastAsia="Tahoma" w:hAnsi="Century Gothic" w:cs="Times New Roman"/>
            <w:sz w:val="20"/>
            <w:szCs w:val="20"/>
            <w:lang w:eastAsia="es-ES"/>
          </w:rPr>
          <w:t>INDEVAL</w:t>
        </w:r>
      </w:ins>
    </w:p>
    <w:p w14:paraId="34AD7822" w14:textId="74A85174" w:rsidR="0003103F" w:rsidRPr="00AA0B6B" w:rsidRDefault="05915FF3" w:rsidP="7306ADFA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2" w:name="_Toc47961212"/>
      <w:r w:rsidRPr="561ACBBE">
        <w:rPr>
          <w:rFonts w:ascii="Century Gothic" w:hAnsi="Century Gothic"/>
          <w:lang w:val="es-MX"/>
        </w:rPr>
        <w:t>Estructura de Directorios</w:t>
      </w:r>
      <w:bookmarkEnd w:id="22"/>
    </w:p>
    <w:p w14:paraId="0208E867" w14:textId="77777777" w:rsidR="001E26D3" w:rsidRDefault="46F864B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estructura de los </w:t>
      </w:r>
      <w:proofErr w:type="gramStart"/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>directorios,</w:t>
      </w:r>
      <w:proofErr w:type="gramEnd"/>
      <w:r w:rsidRPr="561ACBBE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0328ED">
        <w:rPr>
          <w:rFonts w:ascii="Century Gothic" w:eastAsia="Tahoma" w:hAnsi="Century Gothic" w:cs="Times New Roman"/>
          <w:sz w:val="20"/>
          <w:szCs w:val="20"/>
          <w:lang w:eastAsia="es-ES"/>
        </w:rPr>
        <w:t>se manejará de la siguiente forma:</w:t>
      </w:r>
    </w:p>
    <w:p w14:paraId="661CD9D1" w14:textId="66C5EA75" w:rsidR="46F864BE" w:rsidRDefault="000328ED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El código se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encuentra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rá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separado por 3 carpetas: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quality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,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drp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prod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, dentro de estas, se encuentran las carpetas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correspondientes a los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host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(</w:t>
      </w:r>
      <w:proofErr w:type="spellStart"/>
      <w:proofErr w:type="gram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a,b</w:t>
      </w:r>
      <w:proofErr w:type="spellEnd"/>
      <w:proofErr w:type="gram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c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)</w:t>
      </w:r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dentro de estas las carpetas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fuse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usr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</w:t>
      </w:r>
      <w:proofErr w:type="spellStart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>webuser</w:t>
      </w:r>
      <w:proofErr w:type="spellEnd"/>
      <w:r w:rsidRPr="000328ED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que indican que usuario tendrá que archivos.</w:t>
      </w:r>
    </w:p>
    <w:p w14:paraId="15FE1CA6" w14:textId="70DBBE7C" w:rsidR="00E940AE" w:rsidRDefault="00E940AE" w:rsidP="561ACBBE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/</w:t>
      </w:r>
      <w:proofErr w:type="spellStart"/>
      <w:r w:rsidRPr="00E940AE">
        <w:rPr>
          <w:rFonts w:ascii="Century Gothic" w:eastAsia="Tahoma" w:hAnsi="Century Gothic" w:cs="Times New Roman"/>
          <w:b/>
          <w:bCs/>
          <w:sz w:val="20"/>
          <w:szCs w:val="20"/>
          <w:lang w:eastAsia="es-ES"/>
        </w:rPr>
        <w:t>raiz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shell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principal</w:t>
      </w:r>
    </w:p>
    <w:p w14:paraId="581503C4" w14:textId="1AD389BF" w:rsidR="00AB3059" w:rsidRPr="00C05724" w:rsidRDefault="6A20A076" w:rsidP="561ACBBE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  <w:lang w:val="es-MX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  <w:lang w:val="es-MX"/>
        </w:rPr>
        <w:t>/</w:t>
      </w:r>
      <w:proofErr w:type="spellStart"/>
      <w:r w:rsidR="00CB1A14">
        <w:rPr>
          <w:rFonts w:ascii="Century Gothic" w:eastAsia="Tahoma" w:hAnsi="Century Gothic"/>
          <w:b/>
          <w:bCs/>
          <w:color w:val="auto"/>
          <w:szCs w:val="20"/>
          <w:lang w:val="es-MX"/>
        </w:rPr>
        <w:t>common</w:t>
      </w:r>
      <w:proofErr w:type="spellEnd"/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0328ED">
        <w:rPr>
          <w:rFonts w:ascii="Century Gothic" w:eastAsia="Tahoma" w:hAnsi="Century Gothic"/>
          <w:color w:val="auto"/>
          <w:szCs w:val="20"/>
          <w:lang w:val="es-MX"/>
        </w:rPr>
        <w:t xml:space="preserve">colocación de archivo con </w:t>
      </w:r>
      <w:r w:rsidR="00CB1A14">
        <w:rPr>
          <w:rFonts w:ascii="Century Gothic" w:eastAsia="Tahoma" w:hAnsi="Century Gothic"/>
          <w:color w:val="auto"/>
          <w:szCs w:val="20"/>
          <w:lang w:val="es-MX"/>
        </w:rPr>
        <w:t>variables de entorno</w:t>
      </w:r>
    </w:p>
    <w:p w14:paraId="75521CED" w14:textId="5621C662" w:rsidR="00546506" w:rsidRPr="00C05724" w:rsidRDefault="435DD378" w:rsidP="00C05724">
      <w:pPr>
        <w:pStyle w:val="Prrafodelista"/>
        <w:numPr>
          <w:ilvl w:val="0"/>
          <w:numId w:val="1"/>
        </w:numPr>
        <w:rPr>
          <w:rFonts w:ascii="Century Gothic" w:eastAsia="Tahoma" w:hAnsi="Century Gothic"/>
          <w:color w:val="auto"/>
          <w:szCs w:val="20"/>
        </w:rPr>
      </w:pPr>
      <w:r w:rsidRPr="00C05724">
        <w:rPr>
          <w:rFonts w:ascii="Century Gothic" w:eastAsia="Tahoma" w:hAnsi="Century Gothic"/>
          <w:b/>
          <w:bCs/>
          <w:color w:val="auto"/>
          <w:szCs w:val="20"/>
        </w:rPr>
        <w:t>/</w:t>
      </w:r>
      <w:proofErr w:type="spellStart"/>
      <w:r w:rsidR="000328ED">
        <w:rPr>
          <w:rFonts w:ascii="Century Gothic" w:eastAsia="Tahoma" w:hAnsi="Century Gothic"/>
          <w:b/>
          <w:bCs/>
          <w:color w:val="auto"/>
          <w:szCs w:val="20"/>
          <w:lang w:val="es-MX"/>
        </w:rPr>
        <w:t>database</w:t>
      </w:r>
      <w:proofErr w:type="spellEnd"/>
      <w:r w:rsidRPr="00C05724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proofErr w:type="spellStart"/>
      <w:r w:rsidR="00587A3F">
        <w:rPr>
          <w:rFonts w:ascii="Century Gothic" w:eastAsia="Tahoma" w:hAnsi="Century Gothic"/>
          <w:color w:val="auto"/>
          <w:szCs w:val="20"/>
          <w:lang w:val="es-MX"/>
        </w:rPr>
        <w:t>shells</w:t>
      </w:r>
      <w:proofErr w:type="spellEnd"/>
      <w:r w:rsidR="00587A3F">
        <w:rPr>
          <w:rFonts w:ascii="Century Gothic" w:eastAsia="Tahoma" w:hAnsi="Century Gothic"/>
          <w:color w:val="auto"/>
          <w:szCs w:val="20"/>
          <w:lang w:val="es-MX"/>
        </w:rPr>
        <w:t xml:space="preserve"> de </w:t>
      </w:r>
      <w:r w:rsidR="00E940AE">
        <w:rPr>
          <w:rFonts w:ascii="Century Gothic" w:eastAsia="Tahoma" w:hAnsi="Century Gothic"/>
          <w:color w:val="auto"/>
          <w:szCs w:val="20"/>
          <w:lang w:val="es-MX"/>
        </w:rPr>
        <w:t>para la ejecución de</w:t>
      </w:r>
      <w:r w:rsidR="007E53C8">
        <w:rPr>
          <w:rFonts w:ascii="Century Gothic" w:eastAsia="Tahoma" w:hAnsi="Century Gothic"/>
          <w:color w:val="auto"/>
          <w:szCs w:val="20"/>
          <w:lang w:val="es-MX"/>
        </w:rPr>
        <w:t xml:space="preserve"> </w:t>
      </w:r>
      <w:r w:rsidR="003A1386">
        <w:rPr>
          <w:rFonts w:ascii="Century Gothic" w:eastAsia="Tahoma" w:hAnsi="Century Gothic"/>
          <w:color w:val="auto"/>
          <w:szCs w:val="20"/>
          <w:lang w:val="es-MX"/>
        </w:rPr>
        <w:t>modificaciones a la BD</w:t>
      </w:r>
    </w:p>
    <w:p w14:paraId="136AB3AD" w14:textId="79BA40EB" w:rsidR="00C05724" w:rsidRPr="00C05724" w:rsidRDefault="6AB7893E" w:rsidP="00C05724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E940AE">
        <w:rPr>
          <w:rFonts w:ascii="Century Gothic" w:eastAsia="Tahoma" w:hAnsi="Century Gothic"/>
          <w:b/>
          <w:bCs/>
          <w:color w:val="auto"/>
          <w:szCs w:val="20"/>
        </w:rPr>
        <w:t>/</w:t>
      </w:r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fuse</w:t>
      </w:r>
      <w:r w:rsidRPr="561ACBBE">
        <w:rPr>
          <w:rFonts w:ascii="Century Gothic" w:eastAsia="Tahoma" w:hAnsi="Century Gothic"/>
          <w:szCs w:val="20"/>
        </w:rPr>
        <w:t xml:space="preserve"> </w:t>
      </w:r>
      <w:r w:rsidR="003A1386">
        <w:rPr>
          <w:rFonts w:ascii="Century Gothic" w:eastAsia="Tahoma" w:hAnsi="Century Gothic"/>
          <w:szCs w:val="20"/>
        </w:rPr>
        <w:t>AMQ</w:t>
      </w:r>
      <w:r w:rsidR="00E940AE">
        <w:rPr>
          <w:rFonts w:ascii="Century Gothic" w:eastAsia="Tahoma" w:hAnsi="Century Gothic"/>
          <w:szCs w:val="20"/>
        </w:rPr>
        <w:t xml:space="preserve"> y contenedores</w:t>
      </w:r>
    </w:p>
    <w:p w14:paraId="296FEF7D" w14:textId="45F79FDC" w:rsidR="00076A7F" w:rsidRPr="00587A3F" w:rsidRDefault="04B2AB9B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szCs w:val="20"/>
        </w:rPr>
      </w:pPr>
      <w:r w:rsidRPr="00C05724">
        <w:rPr>
          <w:rFonts w:ascii="Century Gothic" w:eastAsia="Tahoma" w:hAnsi="Century Gothic"/>
          <w:b/>
          <w:bCs/>
          <w:lang w:val="es-MX"/>
        </w:rPr>
        <w:t>/</w:t>
      </w:r>
      <w:r w:rsidR="000328ED">
        <w:rPr>
          <w:rFonts w:ascii="Century Gothic" w:eastAsia="Tahoma" w:hAnsi="Century Gothic"/>
          <w:b/>
          <w:bCs/>
          <w:lang w:val="es-MX"/>
        </w:rPr>
        <w:t>j</w:t>
      </w:r>
      <w:proofErr w:type="spellStart"/>
      <w:r w:rsidR="000328ED" w:rsidRPr="00E940AE">
        <w:rPr>
          <w:rFonts w:ascii="Century Gothic" w:eastAsia="Tahoma" w:hAnsi="Century Gothic"/>
          <w:b/>
          <w:bCs/>
          <w:color w:val="auto"/>
          <w:szCs w:val="20"/>
        </w:rPr>
        <w:t>boss</w:t>
      </w:r>
      <w:proofErr w:type="spellEnd"/>
      <w:r w:rsidRPr="00C05724">
        <w:rPr>
          <w:rFonts w:ascii="Century Gothic" w:eastAsia="Tahoma" w:hAnsi="Century Gothic"/>
          <w:lang w:val="es-MX"/>
        </w:rPr>
        <w:t xml:space="preserve"> </w:t>
      </w:r>
      <w:proofErr w:type="spellStart"/>
      <w:r w:rsidR="00E940AE">
        <w:rPr>
          <w:rFonts w:ascii="Century Gothic" w:eastAsia="Tahoma" w:hAnsi="Century Gothic"/>
          <w:lang w:val="es-MX"/>
        </w:rPr>
        <w:t>shells</w:t>
      </w:r>
      <w:proofErr w:type="spellEnd"/>
      <w:r w:rsidR="00E940AE">
        <w:rPr>
          <w:rFonts w:ascii="Century Gothic" w:eastAsia="Tahoma" w:hAnsi="Century Gothic"/>
          <w:lang w:val="es-MX"/>
        </w:rPr>
        <w:t xml:space="preserve"> de aplicaciones</w:t>
      </w:r>
    </w:p>
    <w:p w14:paraId="72EC642A" w14:textId="46660500" w:rsidR="00587A3F" w:rsidRPr="00355CBA" w:rsidRDefault="00587A3F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 w:rsidRPr="00587A3F">
        <w:rPr>
          <w:rFonts w:ascii="Century Gothic" w:eastAsia="Tahoma" w:hAnsi="Century Gothic"/>
          <w:b/>
          <w:bCs/>
          <w:lang w:val="es-MX"/>
        </w:rPr>
        <w:t>/</w:t>
      </w:r>
      <w:proofErr w:type="spellStart"/>
      <w:r w:rsidRPr="00E940AE">
        <w:rPr>
          <w:rFonts w:ascii="Century Gothic" w:eastAsia="Tahoma" w:hAnsi="Century Gothic"/>
          <w:b/>
          <w:bCs/>
          <w:color w:val="auto"/>
          <w:szCs w:val="20"/>
        </w:rPr>
        <w:t>fix</w:t>
      </w:r>
      <w:proofErr w:type="spellEnd"/>
      <w:r w:rsidR="00E940AE" w:rsidRPr="00E940AE">
        <w:rPr>
          <w:rFonts w:ascii="Century Gothic" w:eastAsia="Tahoma" w:hAnsi="Century Gothic"/>
          <w:b/>
          <w:bCs/>
          <w:color w:val="auto"/>
          <w:szCs w:val="20"/>
        </w:rPr>
        <w:t xml:space="preserve"> </w:t>
      </w:r>
      <w:r w:rsidR="00E940AE" w:rsidRPr="00E940AE">
        <w:rPr>
          <w:rFonts w:ascii="Century Gothic" w:eastAsia="Tahoma" w:hAnsi="Century Gothic"/>
          <w:lang w:val="es-MX"/>
        </w:rPr>
        <w:t>mensajería</w:t>
      </w:r>
    </w:p>
    <w:p w14:paraId="52DA999B" w14:textId="421424A7" w:rsidR="00355CBA" w:rsidRPr="00587A3F" w:rsidRDefault="00355CBA" w:rsidP="57B7D7DB">
      <w:pPr>
        <w:pStyle w:val="Prrafodelista"/>
        <w:numPr>
          <w:ilvl w:val="0"/>
          <w:numId w:val="1"/>
        </w:numPr>
        <w:rPr>
          <w:rFonts w:asciiTheme="minorHAnsi" w:eastAsiaTheme="minorEastAsia" w:hAnsiTheme="minorHAnsi" w:cstheme="minorBidi"/>
          <w:b/>
          <w:bCs/>
          <w:szCs w:val="20"/>
        </w:rPr>
      </w:pPr>
      <w:r>
        <w:rPr>
          <w:rFonts w:ascii="Century Gothic" w:eastAsia="Tahoma" w:hAnsi="Century Gothic"/>
          <w:b/>
          <w:bCs/>
          <w:lang w:val="es-MX"/>
        </w:rPr>
        <w:t xml:space="preserve">/log </w:t>
      </w:r>
      <w:proofErr w:type="spellStart"/>
      <w:r>
        <w:rPr>
          <w:rFonts w:ascii="Century Gothic" w:eastAsia="Tahoma" w:hAnsi="Century Gothic"/>
          <w:lang w:val="es-MX"/>
        </w:rPr>
        <w:t>Bitacora</w:t>
      </w:r>
      <w:proofErr w:type="spellEnd"/>
      <w:r>
        <w:rPr>
          <w:rFonts w:ascii="Century Gothic" w:eastAsia="Tahoma" w:hAnsi="Century Gothic"/>
          <w:lang w:val="es-MX"/>
        </w:rPr>
        <w:t xml:space="preserve"> de ejecución de proceso</w:t>
      </w:r>
      <w:r w:rsidR="003F5933">
        <w:rPr>
          <w:rFonts w:ascii="Century Gothic" w:eastAsia="Tahoma" w:hAnsi="Century Gothic"/>
          <w:lang w:val="es-MX"/>
        </w:rPr>
        <w:t>s</w:t>
      </w:r>
    </w:p>
    <w:p w14:paraId="44BD107E" w14:textId="03D6D84E" w:rsidR="00AA0B6B" w:rsidRDefault="00AA0B6B" w:rsidP="00203B1D">
      <w:pPr>
        <w:jc w:val="both"/>
        <w:rPr>
          <w:rFonts w:ascii="Century Gothic" w:hAnsi="Century Gothic"/>
          <w:b/>
          <w:sz w:val="20"/>
          <w:szCs w:val="20"/>
        </w:rPr>
      </w:pPr>
    </w:p>
    <w:p w14:paraId="3934DD10" w14:textId="44F8E863" w:rsidR="00CB1A14" w:rsidRPr="00CB1A14" w:rsidRDefault="00CB1A14" w:rsidP="00CB1A1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23" w:name="_Toc47961213"/>
      <w:r>
        <w:rPr>
          <w:rFonts w:ascii="Century Gothic" w:hAnsi="Century Gothic"/>
          <w:lang w:val="es-MX"/>
        </w:rPr>
        <w:t>Código</w:t>
      </w:r>
      <w:bookmarkEnd w:id="23"/>
    </w:p>
    <w:tbl>
      <w:tblPr>
        <w:tblStyle w:val="Tablaconcuadrcula"/>
        <w:tblW w:w="9052" w:type="dxa"/>
        <w:tblLook w:val="04A0" w:firstRow="1" w:lastRow="0" w:firstColumn="1" w:lastColumn="0" w:noHBand="0" w:noVBand="1"/>
      </w:tblPr>
      <w:tblGrid>
        <w:gridCol w:w="2163"/>
        <w:gridCol w:w="1716"/>
        <w:gridCol w:w="1853"/>
        <w:gridCol w:w="3320"/>
      </w:tblGrid>
      <w:tr w:rsidR="00C835BA" w:rsidRPr="00FD43BE" w14:paraId="762DB012" w14:textId="77777777" w:rsidTr="00C835BA">
        <w:trPr>
          <w:trHeight w:val="378"/>
        </w:trPr>
        <w:tc>
          <w:tcPr>
            <w:tcW w:w="2164" w:type="dxa"/>
          </w:tcPr>
          <w:p w14:paraId="3C119205" w14:textId="5A0B1D04" w:rsidR="00C835BA" w:rsidRPr="00FD43BE" w:rsidRDefault="00AA3319" w:rsidP="001A5CEF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Aplicación</w:t>
            </w:r>
          </w:p>
        </w:tc>
        <w:tc>
          <w:tcPr>
            <w:tcW w:w="1747" w:type="dxa"/>
          </w:tcPr>
          <w:p w14:paraId="472F8835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 xml:space="preserve">Descripción </w:t>
            </w:r>
          </w:p>
        </w:tc>
        <w:tc>
          <w:tcPr>
            <w:tcW w:w="1800" w:type="dxa"/>
          </w:tcPr>
          <w:p w14:paraId="0589392B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Shell que ejecuta</w:t>
            </w:r>
          </w:p>
        </w:tc>
        <w:tc>
          <w:tcPr>
            <w:tcW w:w="3341" w:type="dxa"/>
          </w:tcPr>
          <w:p w14:paraId="7C62D260" w14:textId="77777777" w:rsidR="00C835BA" w:rsidRPr="00FD43BE" w:rsidRDefault="00C835BA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D43BE">
              <w:rPr>
                <w:rFonts w:ascii="Arial" w:hAnsi="Arial" w:cs="Arial"/>
                <w:sz w:val="16"/>
                <w:szCs w:val="16"/>
              </w:rPr>
              <w:t>Ruta de log</w:t>
            </w:r>
          </w:p>
        </w:tc>
      </w:tr>
      <w:tr w:rsidR="00C835BA" w:rsidRPr="00FD43BE" w14:paraId="60069408" w14:textId="77777777" w:rsidTr="00C835BA">
        <w:trPr>
          <w:trHeight w:val="576"/>
        </w:trPr>
        <w:tc>
          <w:tcPr>
            <w:tcW w:w="2164" w:type="dxa"/>
          </w:tcPr>
          <w:p w14:paraId="51C8A4D7" w14:textId="453F33DC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del w:id="24" w:author="Mariana Gonzalez Buendia" w:date="2020-06-18T11:03:00Z">
              <w:r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  <w:r w:rsidR="007E31B1">
              <w:rPr>
                <w:rFonts w:ascii="Arial" w:hAnsi="Arial" w:cs="Arial"/>
                <w:sz w:val="16"/>
                <w:szCs w:val="16"/>
              </w:rPr>
              <w:t>SAG</w:t>
            </w:r>
          </w:p>
        </w:tc>
        <w:tc>
          <w:tcPr>
            <w:tcW w:w="1747" w:type="dxa"/>
          </w:tcPr>
          <w:p w14:paraId="037608E2" w14:textId="2D5BF142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  <w:lang w:eastAsia="es-MX"/>
              </w:rPr>
              <w:t>Seteo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eastAsia="es-MX"/>
              </w:rPr>
              <w:t xml:space="preserve"> de variables de entorno </w:t>
            </w:r>
          </w:p>
        </w:tc>
        <w:tc>
          <w:tcPr>
            <w:tcW w:w="1800" w:type="dxa"/>
          </w:tcPr>
          <w:p w14:paraId="623F7C59" w14:textId="57CE593E" w:rsidR="00C835BA" w:rsidRPr="00FD43BE" w:rsidRDefault="00FA7010" w:rsidP="001A5CEF">
            <w:pPr>
              <w:rPr>
                <w:rFonts w:ascii="Arial" w:hAnsi="Arial" w:cs="Arial"/>
                <w:sz w:val="16"/>
                <w:szCs w:val="16"/>
              </w:rPr>
            </w:pPr>
            <w:r w:rsidRPr="00FA7010">
              <w:rPr>
                <w:rFonts w:ascii="Arial" w:hAnsi="Arial" w:cs="Arial"/>
                <w:sz w:val="16"/>
                <w:szCs w:val="16"/>
              </w:rPr>
              <w:t>setenv.sh</w:t>
            </w:r>
          </w:p>
        </w:tc>
        <w:tc>
          <w:tcPr>
            <w:tcW w:w="3341" w:type="dxa"/>
          </w:tcPr>
          <w:p w14:paraId="38924FA7" w14:textId="1932512C" w:rsidR="00C835BA" w:rsidRPr="00FD43BE" w:rsidRDefault="00FA7010" w:rsidP="00FA701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N/A</w:t>
            </w:r>
          </w:p>
        </w:tc>
      </w:tr>
      <w:tr w:rsidR="00853455" w:rsidRPr="00D70833" w14:paraId="61C2DBB5" w14:textId="77777777" w:rsidTr="003A577B">
        <w:trPr>
          <w:trHeight w:val="197"/>
        </w:trPr>
        <w:tc>
          <w:tcPr>
            <w:tcW w:w="2164" w:type="dxa"/>
          </w:tcPr>
          <w:p w14:paraId="085C766C" w14:textId="0B71C58F" w:rsidR="00853455" w:rsidRPr="00FD43BE" w:rsidRDefault="00244D0B" w:rsidP="003A577B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del w:id="25" w:author="Mariana Gonzalez Buendia" w:date="2020-06-18T11:04:00Z">
              <w:r w:rsidR="00853455" w:rsidRPr="00355CBA"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</w:p>
        </w:tc>
        <w:tc>
          <w:tcPr>
            <w:tcW w:w="1747" w:type="dxa"/>
          </w:tcPr>
          <w:p w14:paraId="5E37BF6F" w14:textId="56AAFD08" w:rsidR="00853455" w:rsidRPr="00FD43BE" w:rsidRDefault="00853455" w:rsidP="003A577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Script principal para </w:t>
            </w:r>
            <w:r w:rsidR="00244D0B">
              <w:rPr>
                <w:rFonts w:ascii="Arial" w:hAnsi="Arial" w:cs="Arial"/>
                <w:sz w:val="16"/>
                <w:szCs w:val="16"/>
              </w:rPr>
              <w:t xml:space="preserve">bajar y </w:t>
            </w:r>
            <w:r>
              <w:rPr>
                <w:rFonts w:ascii="Arial" w:hAnsi="Arial" w:cs="Arial"/>
                <w:sz w:val="16"/>
                <w:szCs w:val="16"/>
              </w:rPr>
              <w:t xml:space="preserve">levantar </w:t>
            </w:r>
            <w:r w:rsidR="00382F7F">
              <w:rPr>
                <w:rFonts w:ascii="Arial" w:hAnsi="Arial" w:cs="Arial"/>
                <w:sz w:val="16"/>
                <w:szCs w:val="16"/>
              </w:rPr>
              <w:t>control de inventarios</w:t>
            </w:r>
          </w:p>
        </w:tc>
        <w:tc>
          <w:tcPr>
            <w:tcW w:w="1800" w:type="dxa"/>
          </w:tcPr>
          <w:p w14:paraId="1BB7F9FD" w14:textId="3DDD3B69" w:rsidR="00853455" w:rsidRPr="00FD43BE" w:rsidRDefault="00382F7F" w:rsidP="003A577B">
            <w:pPr>
              <w:rPr>
                <w:rFonts w:ascii="Arial" w:hAnsi="Arial" w:cs="Arial"/>
                <w:sz w:val="16"/>
                <w:szCs w:val="16"/>
              </w:rPr>
            </w:pPr>
            <w:r w:rsidRPr="00382F7F">
              <w:rPr>
                <w:rFonts w:ascii="Arial" w:hAnsi="Arial" w:cs="Arial"/>
                <w:sz w:val="16"/>
                <w:szCs w:val="16"/>
              </w:rPr>
              <w:t>start_ctl_inventarios.sh</w:t>
            </w:r>
          </w:p>
        </w:tc>
        <w:tc>
          <w:tcPr>
            <w:tcW w:w="3341" w:type="dxa"/>
          </w:tcPr>
          <w:p w14:paraId="7BFE31A1" w14:textId="640FB76E" w:rsidR="00853455" w:rsidRPr="00355CBA" w:rsidRDefault="00244D0B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n-US"/>
              </w:rPr>
              <w:t>INDEVAL/log</w:t>
            </w:r>
            <w:r w:rsidR="00382F7F"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="00382F7F" w:rsidRPr="00382F7F">
              <w:rPr>
                <w:rFonts w:ascii="Arial" w:hAnsi="Arial" w:cs="Arial"/>
                <w:sz w:val="16"/>
                <w:szCs w:val="16"/>
                <w:lang w:val="en-US"/>
              </w:rPr>
              <w:t>start_ctl_inventarios.log</w:t>
            </w:r>
          </w:p>
        </w:tc>
      </w:tr>
      <w:tr w:rsidR="00355CBA" w:rsidRPr="00DE6903" w14:paraId="626D1F88" w14:textId="77777777" w:rsidTr="00C835BA">
        <w:trPr>
          <w:trHeight w:val="197"/>
        </w:trPr>
        <w:tc>
          <w:tcPr>
            <w:tcW w:w="2164" w:type="dxa"/>
          </w:tcPr>
          <w:p w14:paraId="7769D2FD" w14:textId="22416697" w:rsidR="00355CBA" w:rsidRPr="00FD43BE" w:rsidRDefault="00244D0B" w:rsidP="00355CBA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r w:rsidRPr="00355CBA" w:rsidDel="00BA58BD">
              <w:rPr>
                <w:rFonts w:ascii="Arial" w:hAnsi="Arial" w:cs="Arial"/>
                <w:sz w:val="16"/>
                <w:szCs w:val="16"/>
              </w:rPr>
              <w:t xml:space="preserve"> </w:t>
            </w:r>
            <w:del w:id="26" w:author="Mariana Gonzalez Buendia" w:date="2020-06-18T11:04:00Z">
              <w:r w:rsidR="00355CBA" w:rsidRPr="00355CBA" w:rsidDel="00BA58BD">
                <w:rPr>
                  <w:rFonts w:ascii="Arial" w:hAnsi="Arial" w:cs="Arial"/>
                  <w:sz w:val="16"/>
                  <w:szCs w:val="16"/>
                </w:rPr>
                <w:delText>DRT_DALI</w:delText>
              </w:r>
            </w:del>
          </w:p>
        </w:tc>
        <w:tc>
          <w:tcPr>
            <w:tcW w:w="1747" w:type="dxa"/>
          </w:tcPr>
          <w:p w14:paraId="3AB1ED6A" w14:textId="0F615A56" w:rsidR="00355CBA" w:rsidRPr="00FD43BE" w:rsidRDefault="00382F7F" w:rsidP="00166E39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hAnsi="Arial" w:cs="Arial"/>
                <w:sz w:val="16"/>
                <w:szCs w:val="16"/>
              </w:rPr>
              <w:t>Scrpt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 xml:space="preserve"> secundario para levantar control inventarios</w:t>
            </w:r>
          </w:p>
        </w:tc>
        <w:tc>
          <w:tcPr>
            <w:tcW w:w="1800" w:type="dxa"/>
          </w:tcPr>
          <w:p w14:paraId="56EDD0B3" w14:textId="360EC319" w:rsidR="00244D0B" w:rsidRPr="00FD43BE" w:rsidRDefault="00382F7F" w:rsidP="00355CBA">
            <w:pPr>
              <w:rPr>
                <w:rFonts w:ascii="Arial" w:hAnsi="Arial" w:cs="Arial"/>
                <w:sz w:val="16"/>
                <w:szCs w:val="16"/>
              </w:rPr>
            </w:pPr>
            <w:r w:rsidRPr="00382F7F">
              <w:rPr>
                <w:rFonts w:ascii="Arial" w:hAnsi="Arial" w:cs="Arial"/>
                <w:sz w:val="16"/>
                <w:szCs w:val="16"/>
              </w:rPr>
              <w:t>start_ctl_inventarios.sh</w:t>
            </w:r>
          </w:p>
        </w:tc>
        <w:tc>
          <w:tcPr>
            <w:tcW w:w="3341" w:type="dxa"/>
          </w:tcPr>
          <w:p w14:paraId="7C6C5105" w14:textId="51620D1E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853455" w:rsidRPr="00557C8F" w14:paraId="02AA6654" w14:textId="77777777" w:rsidTr="003A577B">
        <w:trPr>
          <w:trHeight w:val="179"/>
        </w:trPr>
        <w:tc>
          <w:tcPr>
            <w:tcW w:w="2164" w:type="dxa"/>
          </w:tcPr>
          <w:p w14:paraId="7C42CBA4" w14:textId="0B4BDE0E" w:rsidR="00853455" w:rsidRPr="00355CBA" w:rsidRDefault="00244D0B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r w:rsidDel="00BA58B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del w:id="27" w:author="Mariana Gonzalez Buendia" w:date="2020-06-18T11:04:00Z">
              <w:r w:rsidR="00853455" w:rsidDel="00BA58BD">
                <w:rPr>
                  <w:rFonts w:ascii="Arial" w:hAnsi="Arial" w:cs="Arial"/>
                  <w:sz w:val="16"/>
                  <w:szCs w:val="16"/>
                  <w:lang w:val="en-US"/>
                </w:rPr>
                <w:delText>DRT_DALI</w:delText>
              </w:r>
            </w:del>
          </w:p>
        </w:tc>
        <w:tc>
          <w:tcPr>
            <w:tcW w:w="1747" w:type="dxa"/>
          </w:tcPr>
          <w:p w14:paraId="298B5A69" w14:textId="59834B4C" w:rsidR="00853455" w:rsidRPr="00166E39" w:rsidRDefault="00382F7F" w:rsidP="003A577B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Script principal para detener control inventarios</w:t>
            </w:r>
          </w:p>
        </w:tc>
        <w:tc>
          <w:tcPr>
            <w:tcW w:w="1800" w:type="dxa"/>
          </w:tcPr>
          <w:p w14:paraId="56F072D7" w14:textId="0846DBEB" w:rsidR="00853455" w:rsidRPr="00355CBA" w:rsidRDefault="00382F7F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2F7F">
              <w:rPr>
                <w:rFonts w:ascii="Arial" w:hAnsi="Arial" w:cs="Arial"/>
                <w:sz w:val="16"/>
                <w:szCs w:val="16"/>
                <w:lang w:val="en-US"/>
              </w:rPr>
              <w:t>stop_ctl_inventarios.sh</w:t>
            </w:r>
          </w:p>
        </w:tc>
        <w:tc>
          <w:tcPr>
            <w:tcW w:w="3341" w:type="dxa"/>
          </w:tcPr>
          <w:p w14:paraId="61728D7A" w14:textId="1C9FB38E" w:rsidR="00853455" w:rsidRPr="00355CBA" w:rsidRDefault="00203980" w:rsidP="003A577B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244D0B">
              <w:rPr>
                <w:rFonts w:ascii="Arial" w:hAnsi="Arial" w:cs="Arial"/>
                <w:sz w:val="16"/>
                <w:szCs w:val="16"/>
                <w:lang w:val="en-US"/>
              </w:rPr>
              <w:t>INDEVAL/log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>/</w:t>
            </w:r>
            <w:r w:rsidRPr="00203980">
              <w:rPr>
                <w:rFonts w:ascii="Arial" w:hAnsi="Arial" w:cs="Arial"/>
                <w:sz w:val="16"/>
                <w:szCs w:val="16"/>
                <w:lang w:val="en-US"/>
              </w:rPr>
              <w:t>stop_ctl_inventarios.log</w:t>
            </w:r>
          </w:p>
        </w:tc>
      </w:tr>
      <w:tr w:rsidR="00355CBA" w:rsidRPr="00557C8F" w14:paraId="23106007" w14:textId="77777777" w:rsidTr="00C835BA">
        <w:trPr>
          <w:trHeight w:val="179"/>
        </w:trPr>
        <w:tc>
          <w:tcPr>
            <w:tcW w:w="2164" w:type="dxa"/>
          </w:tcPr>
          <w:p w14:paraId="0F5F81D8" w14:textId="60505588" w:rsidR="00355CBA" w:rsidRPr="00355CBA" w:rsidRDefault="00244D0B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spellStart"/>
            <w:r w:rsidRPr="00244D0B">
              <w:rPr>
                <w:rFonts w:ascii="Arial" w:hAnsi="Arial" w:cs="Arial"/>
                <w:sz w:val="16"/>
                <w:szCs w:val="16"/>
              </w:rPr>
              <w:t>run_workaround</w:t>
            </w:r>
            <w:proofErr w:type="spellEnd"/>
            <w:r w:rsidDel="00BA58BD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del w:id="28" w:author="Mariana Gonzalez Buendia" w:date="2020-06-18T11:04:00Z">
              <w:r w:rsidR="00355CBA" w:rsidDel="00BA58BD">
                <w:rPr>
                  <w:rFonts w:ascii="Arial" w:hAnsi="Arial" w:cs="Arial"/>
                  <w:sz w:val="16"/>
                  <w:szCs w:val="16"/>
                  <w:lang w:val="en-US"/>
                </w:rPr>
                <w:delText>DRT_DALI</w:delText>
              </w:r>
            </w:del>
          </w:p>
        </w:tc>
        <w:tc>
          <w:tcPr>
            <w:tcW w:w="1747" w:type="dxa"/>
          </w:tcPr>
          <w:p w14:paraId="5DE7F490" w14:textId="3CC1F851" w:rsidR="00355CBA" w:rsidRPr="00166E39" w:rsidRDefault="00382F7F" w:rsidP="00166E39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Script secundario para detener control inventarios</w:t>
            </w:r>
          </w:p>
        </w:tc>
        <w:tc>
          <w:tcPr>
            <w:tcW w:w="1800" w:type="dxa"/>
          </w:tcPr>
          <w:p w14:paraId="269E1AD9" w14:textId="7797566B" w:rsidR="00355CBA" w:rsidRPr="00355CBA" w:rsidRDefault="00382F7F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382F7F">
              <w:rPr>
                <w:rFonts w:ascii="Arial" w:hAnsi="Arial" w:cs="Arial"/>
                <w:sz w:val="16"/>
                <w:szCs w:val="16"/>
                <w:lang w:val="en-US"/>
              </w:rPr>
              <w:t>st</w:t>
            </w:r>
            <w:r w:rsidR="00D70833">
              <w:rPr>
                <w:rFonts w:ascii="Arial" w:hAnsi="Arial" w:cs="Arial"/>
                <w:sz w:val="16"/>
                <w:szCs w:val="16"/>
                <w:lang w:val="en-US"/>
              </w:rPr>
              <w:t>op</w:t>
            </w:r>
            <w:r w:rsidRPr="00382F7F">
              <w:rPr>
                <w:rFonts w:ascii="Arial" w:hAnsi="Arial" w:cs="Arial"/>
                <w:sz w:val="16"/>
                <w:szCs w:val="16"/>
                <w:lang w:val="en-US"/>
              </w:rPr>
              <w:t>_ctl_inventarios.sh</w:t>
            </w:r>
          </w:p>
        </w:tc>
        <w:tc>
          <w:tcPr>
            <w:tcW w:w="3341" w:type="dxa"/>
          </w:tcPr>
          <w:p w14:paraId="1A78B04E" w14:textId="60391512" w:rsidR="00355CBA" w:rsidRPr="00355CBA" w:rsidRDefault="00355CBA" w:rsidP="00355CBA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472237CE" w14:textId="77777777" w:rsidTr="00C835BA">
        <w:trPr>
          <w:trHeight w:val="197"/>
        </w:trPr>
        <w:tc>
          <w:tcPr>
            <w:tcW w:w="2164" w:type="dxa"/>
          </w:tcPr>
          <w:p w14:paraId="4640AF27" w14:textId="18D62A06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  <w:del w:id="29" w:author="Mariana Gonzalez Buendia" w:date="2020-06-18T11:04:00Z">
              <w:r w:rsidDel="00BA58BD">
                <w:rPr>
                  <w:rFonts w:ascii="Arial" w:hAnsi="Arial" w:cs="Arial"/>
                  <w:sz w:val="16"/>
                  <w:szCs w:val="16"/>
                  <w:lang w:val="en-US" w:eastAsia="es-MX"/>
                </w:rPr>
                <w:delText>DRT_DALI</w:delText>
              </w:r>
            </w:del>
          </w:p>
        </w:tc>
        <w:tc>
          <w:tcPr>
            <w:tcW w:w="1747" w:type="dxa"/>
          </w:tcPr>
          <w:p w14:paraId="6CCA8CA7" w14:textId="71522AA5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14:paraId="3182E651" w14:textId="783AEBE2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5CA90D0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EE45B5" w:rsidRPr="00355CBA" w14:paraId="296C2761" w14:textId="77777777" w:rsidTr="00C835BA">
        <w:trPr>
          <w:trHeight w:val="179"/>
        </w:trPr>
        <w:tc>
          <w:tcPr>
            <w:tcW w:w="2164" w:type="dxa"/>
          </w:tcPr>
          <w:p w14:paraId="06C3B52D" w14:textId="5C376760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 w:eastAsia="es-MX"/>
              </w:rPr>
            </w:pPr>
          </w:p>
        </w:tc>
        <w:tc>
          <w:tcPr>
            <w:tcW w:w="1747" w:type="dxa"/>
          </w:tcPr>
          <w:p w14:paraId="51EC2A09" w14:textId="5485B713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800" w:type="dxa"/>
          </w:tcPr>
          <w:p w14:paraId="6C156D50" w14:textId="292A799F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341" w:type="dxa"/>
          </w:tcPr>
          <w:p w14:paraId="0D0F924C" w14:textId="77777777" w:rsidR="00EE45B5" w:rsidRPr="00355CBA" w:rsidRDefault="00EE45B5" w:rsidP="00EE45B5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</w:tbl>
    <w:p w14:paraId="6434E001" w14:textId="03971005" w:rsidR="00CB1A14" w:rsidRDefault="00CB1A1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554E37E7" w14:textId="4DD6BF29" w:rsidR="000A4B94" w:rsidRDefault="000A4B9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42707152" w14:textId="05951A83" w:rsidR="005F3704" w:rsidRDefault="005F3704" w:rsidP="00203B1D">
      <w:pPr>
        <w:jc w:val="both"/>
        <w:rPr>
          <w:rFonts w:ascii="Century Gothic" w:hAnsi="Century Gothic"/>
          <w:b/>
          <w:sz w:val="20"/>
          <w:szCs w:val="20"/>
          <w:lang w:val="en-US"/>
        </w:rPr>
      </w:pPr>
    </w:p>
    <w:p w14:paraId="7C85F102" w14:textId="1170632E" w:rsidR="000A4B94" w:rsidRPr="00CB1A14" w:rsidRDefault="000A4B94" w:rsidP="000A4B94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0" w:name="_Toc47961214"/>
      <w:r>
        <w:rPr>
          <w:rFonts w:ascii="Century Gothic" w:hAnsi="Century Gothic"/>
          <w:lang w:val="es-MX"/>
        </w:rPr>
        <w:t>setenv.sh</w:t>
      </w:r>
      <w:bookmarkEnd w:id="30"/>
    </w:p>
    <w:p w14:paraId="172D7207" w14:textId="33A26DCB" w:rsidR="00A44F87" w:rsidRDefault="0001245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ES"/>
        </w:rPr>
        <w:drawing>
          <wp:inline distT="0" distB="0" distL="0" distR="0" wp14:anchorId="02D774D2" wp14:editId="627DE44B">
            <wp:extent cx="2377440" cy="1000125"/>
            <wp:effectExtent l="0" t="0" r="381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434"/>
                    <a:stretch/>
                  </pic:blipFill>
                  <pic:spPr bwMode="auto">
                    <a:xfrm>
                      <a:off x="0" y="0"/>
                      <a:ext cx="237744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C7FC6" w14:textId="3CB2171C" w:rsidR="000A4B9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 w:rsidR="002768AA">
        <w:rPr>
          <w:rFonts w:ascii="Century Gothic" w:eastAsia="Tahoma" w:hAnsi="Century Gothic" w:cs="Times New Roman"/>
          <w:sz w:val="20"/>
          <w:szCs w:val="20"/>
          <w:lang w:eastAsia="es-ES"/>
        </w:rPr>
        <w:t>Script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funge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para inicialización </w:t>
      </w: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>de variables de entorno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y ambiente que permitirán </w:t>
      </w:r>
      <w:proofErr w:type="gram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la 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optimia</w:t>
      </w:r>
      <w:proofErr w:type="spellEnd"/>
      <w:proofErr w:type="gram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ejecución de los Shell dependientes de este.</w:t>
      </w:r>
    </w:p>
    <w:p w14:paraId="26EA8654" w14:textId="200F9D69" w:rsidR="005F3704" w:rsidRDefault="00FB16F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012457">
        <w:rPr>
          <w:rFonts w:ascii="Century Gothic" w:eastAsia="Tahoma" w:hAnsi="Century Gothic" w:cs="Times New Roman"/>
          <w:sz w:val="20"/>
          <w:szCs w:val="20"/>
          <w:lang w:eastAsia="es-ES"/>
        </w:rPr>
        <w:t>INDEVAL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/commons/setenv.sh</w:t>
      </w:r>
    </w:p>
    <w:p w14:paraId="14FF7F07" w14:textId="03933CB5" w:rsidR="00FB16F9" w:rsidRDefault="007B13CF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noProof/>
        </w:rPr>
        <w:drawing>
          <wp:inline distT="0" distB="0" distL="0" distR="0" wp14:anchorId="428C97F6" wp14:editId="07B8B607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03A7" w14:textId="3CB115ED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0A2F9EA" w14:textId="7D9E8459" w:rsidR="006D60D9" w:rsidRDefault="006D60D9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</w:p>
    <w:p w14:paraId="7F3D06C5" w14:textId="35B7B139" w:rsidR="006D60D9" w:rsidRPr="006D60D9" w:rsidRDefault="00852946" w:rsidP="006D60D9">
      <w:pPr>
        <w:pStyle w:val="EstiloTtulo1Antes6ptoDespus3ptoInterlineadoMn"/>
        <w:numPr>
          <w:ilvl w:val="0"/>
          <w:numId w:val="9"/>
        </w:numPr>
        <w:rPr>
          <w:rFonts w:ascii="Century Gothic" w:hAnsi="Century Gothic"/>
          <w:lang w:val="es-MX"/>
        </w:rPr>
      </w:pPr>
      <w:bookmarkStart w:id="31" w:name="_Toc47961215"/>
      <w:r w:rsidRPr="00852946">
        <w:rPr>
          <w:rFonts w:ascii="Century Gothic" w:hAnsi="Century Gothic"/>
          <w:lang w:val="es-MX"/>
        </w:rPr>
        <w:lastRenderedPageBreak/>
        <w:t>start_ctl_inventarios.sh</w:t>
      </w:r>
      <w:bookmarkEnd w:id="31"/>
      <w:r w:rsidR="007F2E8A" w:rsidRPr="007F2E8A">
        <w:rPr>
          <w:rFonts w:ascii="Century Gothic" w:hAnsi="Century Gothic"/>
          <w:lang w:val="es-MX"/>
        </w:rPr>
        <w:t xml:space="preserve"> </w:t>
      </w:r>
    </w:p>
    <w:p w14:paraId="26795943" w14:textId="116A0C4B" w:rsidR="00B65C2D" w:rsidRDefault="003A76E0" w:rsidP="00B10432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noProof/>
          <w:sz w:val="20"/>
          <w:szCs w:val="20"/>
          <w:lang w:eastAsia="es-ES"/>
        </w:rPr>
        <w:drawing>
          <wp:inline distT="0" distB="0" distL="0" distR="0" wp14:anchorId="2ECA6F83" wp14:editId="140B5289">
            <wp:extent cx="2876550" cy="17907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19F4" w14:textId="58799D64" w:rsidR="00B10432" w:rsidRPr="006B75E5" w:rsidRDefault="002768AA" w:rsidP="00B10432">
      <w:pPr>
        <w:jc w:val="both"/>
        <w:rPr>
          <w:rFonts w:ascii="Century Gothic" w:eastAsia="Tahoma" w:hAnsi="Century Gothic" w:cs="Times New Roman"/>
          <w:sz w:val="20"/>
          <w:szCs w:val="20"/>
          <w:lang w:val="es-ES" w:eastAsia="es-ES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Shell es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el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script principal para </w:t>
      </w:r>
      <w:r w:rsidR="009F73E4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levantar </w:t>
      </w:r>
      <w:r w:rsidR="00F23BCC">
        <w:rPr>
          <w:rFonts w:ascii="Century Gothic" w:eastAsia="Tahoma" w:hAnsi="Century Gothic" w:cs="Times New Roman"/>
          <w:sz w:val="20"/>
          <w:szCs w:val="20"/>
          <w:lang w:eastAsia="es-ES"/>
        </w:rPr>
        <w:t>el servicio</w:t>
      </w:r>
      <w:r w:rsidR="00852946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de control de inventarios INDEVAL</w:t>
      </w:r>
      <w:r w:rsidR="007D1177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. </w:t>
      </w:r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Se encuentra en el </w:t>
      </w:r>
      <w:proofErr w:type="spellStart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 w:rsidR="00B1043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r w:rsidR="0084481A" w:rsidRPr="0084481A">
        <w:rPr>
          <w:rFonts w:ascii="Century Gothic" w:eastAsia="Tahoma" w:hAnsi="Century Gothic" w:cs="Times New Roman"/>
          <w:sz w:val="20"/>
          <w:szCs w:val="20"/>
          <w:lang w:eastAsia="es-ES"/>
        </w:rPr>
        <w:t>INDEVAL/</w:t>
      </w:r>
      <w:r w:rsidR="00584BFD" w:rsidRPr="00584BFD">
        <w:rPr>
          <w:rFonts w:ascii="Century Gothic" w:eastAsia="Tahoma" w:hAnsi="Century Gothic" w:cs="Times New Roman"/>
          <w:sz w:val="20"/>
          <w:szCs w:val="20"/>
          <w:lang w:eastAsia="es-ES"/>
        </w:rPr>
        <w:t>start_ctl_inventarios.sh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”, cabe mencionar que este llama a </w:t>
      </w:r>
      <w:proofErr w:type="gramStart"/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otro script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s</w:t>
      </w:r>
      <w:proofErr w:type="gramEnd"/>
      <w:r w:rsidR="006B75E5" w:rsidRPr="006B75E5">
        <w:t xml:space="preserve"> </w:t>
      </w:r>
      <w:r w:rsidR="006B75E5">
        <w:t>“</w:t>
      </w:r>
      <w:r w:rsidR="007A6488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="006B75E5"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proofErr w:type="spellStart"/>
      <w:r w:rsid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jboss</w:t>
      </w:r>
      <w:proofErr w:type="spellEnd"/>
      <w:r w:rsidR="00CC3693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CC3693" w:rsidRPr="00CC3693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start_ctl_inventarios.sh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”</w:t>
      </w:r>
      <w:r w:rsidR="0084481A">
        <w:rPr>
          <w:rFonts w:ascii="Century Gothic" w:eastAsia="Tahoma" w:hAnsi="Century Gothic" w:cs="Times New Roman"/>
          <w:sz w:val="20"/>
          <w:szCs w:val="20"/>
          <w:lang w:eastAsia="es-ES"/>
        </w:rPr>
        <w:t>,</w:t>
      </w:r>
      <w:r w:rsidR="0084481A" w:rsidRPr="0084481A">
        <w:t xml:space="preserve"> </w:t>
      </w:r>
      <w:r w:rsidR="006B75E5">
        <w:rPr>
          <w:rFonts w:ascii="Century Gothic" w:eastAsia="Tahoma" w:hAnsi="Century Gothic" w:cs="Times New Roman"/>
          <w:sz w:val="20"/>
          <w:szCs w:val="20"/>
          <w:lang w:eastAsia="es-ES"/>
        </w:rPr>
        <w:t>el cual describiremos mas adelante</w:t>
      </w:r>
      <w:r w:rsidR="00396748">
        <w:rPr>
          <w:rFonts w:ascii="Century Gothic" w:eastAsia="Tahoma" w:hAnsi="Century Gothic" w:cs="Times New Roman"/>
          <w:sz w:val="20"/>
          <w:szCs w:val="20"/>
          <w:lang w:eastAsia="es-ES"/>
        </w:rPr>
        <w:t>.</w:t>
      </w:r>
      <w:r w:rsidR="006B75E5"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>L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a bitácora de </w:t>
      </w:r>
      <w:r w:rsidR="004B7622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ejecución </w:t>
      </w:r>
      <w:r w:rsidR="007C7D30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de 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este script se aloja en “</w:t>
      </w:r>
      <w:proofErr w:type="gramStart"/>
      <w:r w:rsidR="0084481A"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INDEVAL/log</w:t>
      </w:r>
      <w:r w:rsidR="00CC3693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="00CC3693" w:rsidRPr="00CC3693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start_ctl_inventarios.log</w:t>
      </w:r>
      <w:r w:rsidR="009D2FE8"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  <w:proofErr w:type="gramEnd"/>
    </w:p>
    <w:p w14:paraId="454847E9" w14:textId="4881F876" w:rsidR="006D60D9" w:rsidRDefault="007D1177" w:rsidP="00FB16F9">
      <w:pPr>
        <w:jc w:val="both"/>
        <w:rPr>
          <w:rFonts w:ascii="Century Gothic" w:eastAsia="Tahoma" w:hAnsi="Century Gothic" w:cs="Times New Roman"/>
          <w:sz w:val="20"/>
          <w:szCs w:val="20"/>
          <w:lang w:eastAsia="es-ES"/>
        </w:rPr>
      </w:pPr>
      <w:r>
        <w:rPr>
          <w:rFonts w:ascii="Century Gothic" w:eastAsia="Tahoma" w:hAnsi="Century Gothic" w:cs="Times New Roman"/>
          <w:sz w:val="20"/>
          <w:szCs w:val="20"/>
          <w:lang w:eastAsia="es-ES"/>
        </w:rPr>
        <w:t>Consta de los siguientes pasos:</w:t>
      </w:r>
    </w:p>
    <w:p w14:paraId="3A46DA0F" w14:textId="4378C6F8" w:rsidR="007D1177" w:rsidRDefault="00CE6B04" w:rsidP="007D1177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inicializado de variables de entorno</w:t>
      </w:r>
    </w:p>
    <w:p w14:paraId="0B75F575" w14:textId="5D504CF0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noProof/>
          <w:lang w:val="es-MX" w:eastAsia="es-MX"/>
        </w:rPr>
        <w:drawing>
          <wp:inline distT="0" distB="0" distL="0" distR="0" wp14:anchorId="7DF31F98" wp14:editId="7310046D">
            <wp:extent cx="3276600" cy="145732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8227" w14:textId="585BAAA4" w:rsidR="00CE6B04" w:rsidRDefault="003668A4" w:rsidP="00CE6B04">
      <w:pPr>
        <w:pStyle w:val="Prrafodelista"/>
        <w:numPr>
          <w:ilvl w:val="0"/>
          <w:numId w:val="30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inicia </w:t>
      </w:r>
      <w:proofErr w:type="gramStart"/>
      <w:r>
        <w:rPr>
          <w:rFonts w:ascii="Century Gothic" w:eastAsia="Tahoma" w:hAnsi="Century Gothic"/>
          <w:szCs w:val="20"/>
        </w:rPr>
        <w:t xml:space="preserve">script </w:t>
      </w:r>
      <w:ins w:id="32" w:author="Mariana Gonzalez Buendia" w:date="2020-06-17T16:27:00Z">
        <w:r w:rsidR="00C02EC6">
          <w:rPr>
            <w:rFonts w:ascii="Century Gothic" w:eastAsia="Tahoma" w:hAnsi="Century Gothic"/>
            <w:szCs w:val="20"/>
          </w:rPr>
          <w:t>,</w:t>
        </w:r>
        <w:proofErr w:type="gramEnd"/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proofErr w:type="spellStart"/>
      <w:ins w:id="33" w:author="Mariana Gonzalez Buendia" w:date="2020-06-17T16:29:00Z">
        <w:r w:rsidR="00C02EC6">
          <w:rPr>
            <w:rFonts w:ascii="Century Gothic" w:eastAsia="Tahoma" w:hAnsi="Century Gothic"/>
            <w:szCs w:val="20"/>
          </w:rPr>
          <w:t>ejectua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el </w:t>
        </w:r>
      </w:ins>
      <w:proofErr w:type="spellStart"/>
      <w:r w:rsidR="00E470DB">
        <w:rPr>
          <w:rFonts w:ascii="Century Gothic" w:eastAsia="Tahoma" w:hAnsi="Century Gothic"/>
          <w:szCs w:val="20"/>
        </w:rPr>
        <w:t>Subs</w:t>
      </w:r>
      <w:ins w:id="34" w:author="Mariana Gonzalez Buendia" w:date="2020-06-17T16:30:00Z">
        <w:r w:rsidR="00C02EC6">
          <w:rPr>
            <w:rFonts w:ascii="Century Gothic" w:eastAsia="Tahoma" w:hAnsi="Century Gothic"/>
            <w:szCs w:val="20"/>
          </w:rPr>
          <w:t>hell</w:t>
        </w:r>
        <w:proofErr w:type="spellEnd"/>
        <w:r w:rsidR="00C02EC6">
          <w:rPr>
            <w:rFonts w:ascii="Century Gothic" w:eastAsia="Tahoma" w:hAnsi="Century Gothic"/>
            <w:szCs w:val="20"/>
          </w:rPr>
          <w:t xml:space="preserve"> </w:t>
        </w:r>
      </w:ins>
      <w:r w:rsidRPr="003668A4">
        <w:rPr>
          <w:rFonts w:ascii="Century Gothic" w:eastAsia="Tahoma" w:hAnsi="Century Gothic"/>
          <w:b/>
          <w:szCs w:val="20"/>
        </w:rPr>
        <w:t>start_ctl_inventarios.sh</w:t>
      </w:r>
      <w:r w:rsidR="00CE6B04">
        <w:rPr>
          <w:rFonts w:ascii="Century Gothic" w:eastAsia="Tahoma" w:hAnsi="Century Gothic"/>
          <w:szCs w:val="20"/>
        </w:rPr>
        <w:t>,</w:t>
      </w:r>
      <w:r w:rsidR="0084481A">
        <w:rPr>
          <w:rFonts w:ascii="Century Gothic" w:eastAsia="Tahoma" w:hAnsi="Century Gothic"/>
          <w:szCs w:val="20"/>
        </w:rPr>
        <w:t xml:space="preserve"> </w:t>
      </w:r>
      <w:r w:rsidR="00CE6B04">
        <w:rPr>
          <w:rFonts w:ascii="Century Gothic" w:eastAsia="Tahoma" w:hAnsi="Century Gothic"/>
          <w:szCs w:val="20"/>
        </w:rPr>
        <w:t>en caso de error se sale del script</w:t>
      </w:r>
    </w:p>
    <w:p w14:paraId="0F24BB62" w14:textId="754C0392" w:rsidR="009E4FF5" w:rsidRDefault="003668A4" w:rsidP="009E4FF5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3668A4">
        <w:rPr>
          <w:rFonts w:ascii="Century Gothic" w:eastAsia="Tahoma" w:hAnsi="Century Gothic"/>
          <w:noProof/>
          <w:szCs w:val="20"/>
        </w:rPr>
        <w:drawing>
          <wp:inline distT="0" distB="0" distL="0" distR="0" wp14:anchorId="0031E18B" wp14:editId="14A63B62">
            <wp:extent cx="5220429" cy="1762371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5FAB" w14:textId="77777777" w:rsidR="0084481A" w:rsidRDefault="0084481A" w:rsidP="009E4FF5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29DE53C3" w14:textId="6590CCD1" w:rsidR="00B65C2D" w:rsidRPr="00A829CE" w:rsidRDefault="000700B2" w:rsidP="002B6E75">
      <w:pPr>
        <w:pStyle w:val="EstiloTtulo1Antes6ptoDespus3ptoInterlineadoMn"/>
        <w:numPr>
          <w:ilvl w:val="1"/>
          <w:numId w:val="37"/>
        </w:numPr>
        <w:rPr>
          <w:rFonts w:ascii="Century Gothic" w:hAnsi="Century Gothic"/>
          <w:lang w:val="fr-CA"/>
        </w:rPr>
      </w:pPr>
      <w:r>
        <w:rPr>
          <w:rFonts w:ascii="Century Gothic" w:hAnsi="Century Gothic"/>
          <w:lang w:val="fr-CA"/>
        </w:rPr>
        <w:lastRenderedPageBreak/>
        <w:t xml:space="preserve"> </w:t>
      </w:r>
      <w:bookmarkStart w:id="35" w:name="_Toc47961216"/>
      <w:r w:rsidR="00FE3D30" w:rsidRPr="00FE3D30">
        <w:rPr>
          <w:rFonts w:ascii="Century Gothic" w:hAnsi="Century Gothic"/>
          <w:lang w:val="fr-CA"/>
        </w:rPr>
        <w:t>start_ctl_inventarios.sh</w:t>
      </w:r>
      <w:bookmarkEnd w:id="35"/>
    </w:p>
    <w:p w14:paraId="16AF2A3C" w14:textId="28803D2C" w:rsidR="00952FA6" w:rsidRDefault="00FE3D30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790F965D" wp14:editId="77E50867">
            <wp:extent cx="2834640" cy="1737360"/>
            <wp:effectExtent l="0" t="0" r="381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CE585" w14:textId="31007316" w:rsidR="0070425E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</w:t>
      </w:r>
      <w:r w:rsidR="000700B2">
        <w:rPr>
          <w:rFonts w:ascii="Century Gothic" w:eastAsia="Tahoma" w:hAnsi="Century Gothic"/>
          <w:szCs w:val="20"/>
        </w:rPr>
        <w:t>1detener</w:t>
      </w:r>
      <w:r>
        <w:rPr>
          <w:rFonts w:ascii="Century Gothic" w:eastAsia="Tahoma" w:hAnsi="Century Gothic"/>
          <w:szCs w:val="20"/>
        </w:rPr>
        <w:t xml:space="preserve"> </w:t>
      </w:r>
      <w:r w:rsidR="00524619">
        <w:rPr>
          <w:rFonts w:ascii="Century Gothic" w:eastAsia="Tahoma" w:hAnsi="Century Gothic"/>
          <w:szCs w:val="20"/>
        </w:rPr>
        <w:t xml:space="preserve">el servicio de </w:t>
      </w:r>
      <w:r w:rsidR="00FE3D30">
        <w:rPr>
          <w:rFonts w:ascii="Century Gothic" w:eastAsia="Tahoma" w:hAnsi="Century Gothic"/>
          <w:szCs w:val="20"/>
        </w:rPr>
        <w:t>control de inventarios</w:t>
      </w:r>
      <w:r>
        <w:rPr>
          <w:rFonts w:ascii="Century Gothic" w:eastAsia="Tahoma" w:hAnsi="Century Gothic"/>
          <w:szCs w:val="20"/>
        </w:rPr>
        <w:t>.</w:t>
      </w:r>
      <w:r w:rsidR="0070425E">
        <w:rPr>
          <w:rFonts w:ascii="Century Gothic" w:eastAsia="Tahoma" w:hAnsi="Century Gothic"/>
          <w:szCs w:val="20"/>
        </w:rPr>
        <w:t xml:space="preserve"> Se encuentra en el </w:t>
      </w:r>
      <w:proofErr w:type="spellStart"/>
      <w:r w:rsidR="0070425E">
        <w:rPr>
          <w:rFonts w:ascii="Century Gothic" w:eastAsia="Tahoma" w:hAnsi="Century Gothic"/>
          <w:szCs w:val="20"/>
        </w:rPr>
        <w:t>path</w:t>
      </w:r>
      <w:proofErr w:type="spellEnd"/>
      <w:r w:rsidR="0070425E">
        <w:rPr>
          <w:rFonts w:ascii="Century Gothic" w:eastAsia="Tahoma" w:hAnsi="Century Gothic"/>
          <w:szCs w:val="20"/>
        </w:rPr>
        <w:t xml:space="preserve"> </w:t>
      </w:r>
      <w:r w:rsidR="00226524">
        <w:rPr>
          <w:rFonts w:ascii="Century Gothic" w:eastAsia="Tahoma" w:hAnsi="Century Gothic"/>
          <w:szCs w:val="20"/>
        </w:rPr>
        <w:t>“</w:t>
      </w:r>
      <w:r w:rsidR="00341C0F">
        <w:rPr>
          <w:rFonts w:ascii="Century Gothic" w:eastAsia="Tahoma" w:hAnsi="Century Gothic"/>
          <w:szCs w:val="20"/>
        </w:rPr>
        <w:t>INDEVAL</w:t>
      </w:r>
      <w:r w:rsidR="0070425E">
        <w:rPr>
          <w:rFonts w:ascii="Century Gothic" w:eastAsia="Tahoma" w:hAnsi="Century Gothic"/>
          <w:szCs w:val="20"/>
        </w:rPr>
        <w:t>/</w:t>
      </w:r>
      <w:proofErr w:type="spellStart"/>
      <w:r w:rsidR="000700B2">
        <w:rPr>
          <w:rFonts w:ascii="Century Gothic" w:eastAsia="Tahoma" w:hAnsi="Century Gothic"/>
          <w:szCs w:val="20"/>
        </w:rPr>
        <w:t>jboss</w:t>
      </w:r>
      <w:proofErr w:type="spellEnd"/>
      <w:r w:rsidR="0070425E">
        <w:rPr>
          <w:rFonts w:ascii="Century Gothic" w:eastAsia="Tahoma" w:hAnsi="Century Gothic"/>
          <w:szCs w:val="20"/>
        </w:rPr>
        <w:t>/</w:t>
      </w:r>
      <w:r w:rsidR="000700B2" w:rsidRPr="000700B2">
        <w:t xml:space="preserve"> </w:t>
      </w:r>
      <w:proofErr w:type="gramStart"/>
      <w:r w:rsidR="00FE3D30" w:rsidRPr="00FE3D30">
        <w:rPr>
          <w:rFonts w:ascii="Century Gothic" w:eastAsia="Tahoma" w:hAnsi="Century Gothic"/>
          <w:szCs w:val="20"/>
        </w:rPr>
        <w:t>start_ctl_inventarios.sh</w:t>
      </w:r>
      <w:r w:rsidR="00226524">
        <w:rPr>
          <w:rFonts w:ascii="Century Gothic" w:eastAsia="Tahoma" w:hAnsi="Century Gothic"/>
          <w:szCs w:val="20"/>
        </w:rPr>
        <w:t>“</w:t>
      </w:r>
      <w:proofErr w:type="gramEnd"/>
    </w:p>
    <w:p w14:paraId="0944CA90" w14:textId="0E1C06C8" w:rsidR="00CE6B04" w:rsidRDefault="00CE6B04" w:rsidP="00CE6B04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768D85E2" w14:textId="48D0E189" w:rsidR="00CE6B04" w:rsidRDefault="008A41D9" w:rsidP="008A41D9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1FAE1790" wp14:editId="74CAC4CE">
            <wp:extent cx="3505689" cy="15432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36" w:author="Mariana Gonzalez Buendia" w:date="2020-06-17T16:42:00Z">
        <w:r w:rsidR="00CE6B04" w:rsidDel="00AD102B">
          <w:rPr>
            <w:rFonts w:ascii="Century Gothic" w:eastAsia="Tahoma" w:hAnsi="Century Gothic"/>
            <w:szCs w:val="20"/>
          </w:rPr>
          <w:delText>Inicializado de variables de entorno</w:delText>
        </w:r>
        <w:r w:rsidR="00226524" w:rsidDel="00AD102B">
          <w:rPr>
            <w:rFonts w:ascii="Century Gothic" w:eastAsia="Tahoma" w:hAnsi="Century Gothic"/>
            <w:szCs w:val="20"/>
          </w:rPr>
          <w:delText>.</w:delText>
        </w:r>
      </w:del>
    </w:p>
    <w:p w14:paraId="00F24E9E" w14:textId="10690E6D" w:rsidR="00B406E9" w:rsidDel="00AD102B" w:rsidRDefault="00B406E9">
      <w:pPr>
        <w:pStyle w:val="Prrafodelista"/>
        <w:numPr>
          <w:ilvl w:val="1"/>
          <w:numId w:val="31"/>
        </w:numPr>
        <w:rPr>
          <w:del w:id="37" w:author="Mariana Gonzalez Buendia" w:date="2020-06-17T16:42:00Z"/>
          <w:rFonts w:ascii="Century Gothic" w:eastAsia="Tahoma" w:hAnsi="Century Gothic"/>
          <w:szCs w:val="20"/>
        </w:rPr>
        <w:pPrChange w:id="38" w:author="Mariana Gonzalez Buendia" w:date="2020-06-17T16:39:00Z">
          <w:pPr>
            <w:pStyle w:val="Prrafodelista"/>
            <w:numPr>
              <w:numId w:val="31"/>
            </w:numPr>
            <w:ind w:left="1425" w:hanging="360"/>
          </w:pPr>
        </w:pPrChange>
      </w:pPr>
    </w:p>
    <w:p w14:paraId="6909E8CE" w14:textId="5F0A204D" w:rsidR="00F2354B" w:rsidRDefault="00B406E9" w:rsidP="00AC350A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Se tiene la función</w:t>
      </w:r>
      <w:r w:rsidR="000D51ED">
        <w:rPr>
          <w:rFonts w:ascii="Century Gothic" w:eastAsia="Tahoma" w:hAnsi="Century Gothic"/>
          <w:szCs w:val="20"/>
        </w:rPr>
        <w:t xml:space="preserve"> </w:t>
      </w:r>
      <w:r w:rsidR="00F2354B">
        <w:rPr>
          <w:rFonts w:ascii="Century Gothic" w:eastAsia="Tahoma" w:hAnsi="Century Gothic"/>
          <w:szCs w:val="20"/>
        </w:rPr>
        <w:t xml:space="preserve">que </w:t>
      </w:r>
      <w:r w:rsidR="005145B6">
        <w:rPr>
          <w:rFonts w:ascii="Century Gothic" w:eastAsia="Tahoma" w:hAnsi="Century Gothic"/>
          <w:szCs w:val="20"/>
        </w:rPr>
        <w:t>es la siguiente</w:t>
      </w:r>
      <w:r w:rsidR="00F2354B">
        <w:rPr>
          <w:rFonts w:ascii="Century Gothic" w:eastAsia="Tahoma" w:hAnsi="Century Gothic"/>
          <w:szCs w:val="20"/>
        </w:rPr>
        <w:t>:</w:t>
      </w:r>
    </w:p>
    <w:p w14:paraId="5922961D" w14:textId="646BDF28" w:rsidR="00F2354B" w:rsidRDefault="005145B6" w:rsidP="00F2354B">
      <w:pPr>
        <w:pStyle w:val="Prrafodelista"/>
        <w:numPr>
          <w:ilvl w:val="1"/>
          <w:numId w:val="31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5145B6">
        <w:rPr>
          <w:rFonts w:ascii="Century Gothic" w:eastAsia="Tahoma" w:hAnsi="Century Gothic"/>
          <w:szCs w:val="20"/>
        </w:rPr>
        <w:t>validaproceso</w:t>
      </w:r>
      <w:proofErr w:type="spellEnd"/>
      <w:r w:rsidR="00F2354B">
        <w:rPr>
          <w:rFonts w:ascii="Century Gothic" w:eastAsia="Tahoma" w:hAnsi="Century Gothic"/>
          <w:szCs w:val="20"/>
        </w:rPr>
        <w:t>(</w:t>
      </w:r>
      <w:proofErr w:type="gramEnd"/>
      <w:r w:rsidR="00F2354B">
        <w:rPr>
          <w:rFonts w:ascii="Century Gothic" w:eastAsia="Tahoma" w:hAnsi="Century Gothic"/>
          <w:szCs w:val="20"/>
        </w:rPr>
        <w:t>)</w:t>
      </w:r>
      <w:r>
        <w:rPr>
          <w:rFonts w:ascii="Century Gothic" w:eastAsia="Tahoma" w:hAnsi="Century Gothic"/>
          <w:szCs w:val="20"/>
        </w:rPr>
        <w:t xml:space="preserve">esta función valida </w:t>
      </w:r>
      <w:r w:rsidRPr="005145B6">
        <w:rPr>
          <w:rFonts w:ascii="Century Gothic" w:eastAsia="Tahoma" w:hAnsi="Century Gothic"/>
          <w:szCs w:val="20"/>
        </w:rPr>
        <w:t xml:space="preserve">que el proceso </w:t>
      </w:r>
      <w:proofErr w:type="spellStart"/>
      <w:r w:rsidRPr="005145B6">
        <w:rPr>
          <w:rFonts w:ascii="Century Gothic" w:eastAsia="Tahoma" w:hAnsi="Century Gothic"/>
          <w:szCs w:val="20"/>
        </w:rPr>
        <w:t>esta</w:t>
      </w:r>
      <w:proofErr w:type="spellEnd"/>
      <w:r w:rsidRPr="005145B6">
        <w:rPr>
          <w:rFonts w:ascii="Century Gothic" w:eastAsia="Tahoma" w:hAnsi="Century Gothic"/>
          <w:szCs w:val="20"/>
        </w:rPr>
        <w:t xml:space="preserve"> en levantado</w:t>
      </w:r>
      <w:r>
        <w:rPr>
          <w:rFonts w:ascii="Century Gothic" w:eastAsia="Tahoma" w:hAnsi="Century Gothic"/>
          <w:szCs w:val="20"/>
        </w:rPr>
        <w:t xml:space="preserve"> </w:t>
      </w:r>
      <w:r w:rsidR="00164543">
        <w:rPr>
          <w:rFonts w:ascii="Century Gothic" w:eastAsia="Tahoma" w:hAnsi="Century Gothic"/>
          <w:szCs w:val="20"/>
        </w:rPr>
        <w:t>e</w:t>
      </w:r>
      <w:r w:rsidRPr="005145B6">
        <w:rPr>
          <w:rFonts w:ascii="Century Gothic" w:eastAsia="Tahoma" w:hAnsi="Century Gothic"/>
          <w:szCs w:val="20"/>
        </w:rPr>
        <w:t xml:space="preserve">n caso de </w:t>
      </w:r>
      <w:r w:rsidR="00164543">
        <w:rPr>
          <w:rFonts w:ascii="Century Gothic" w:eastAsia="Tahoma" w:hAnsi="Century Gothic"/>
          <w:szCs w:val="20"/>
        </w:rPr>
        <w:t xml:space="preserve">que estuviese </w:t>
      </w:r>
      <w:r w:rsidRPr="005145B6">
        <w:rPr>
          <w:rFonts w:ascii="Century Gothic" w:eastAsia="Tahoma" w:hAnsi="Century Gothic"/>
          <w:szCs w:val="20"/>
        </w:rPr>
        <w:t>levantado</w:t>
      </w:r>
      <w:r w:rsidR="00164543">
        <w:rPr>
          <w:rFonts w:ascii="Century Gothic" w:eastAsia="Tahoma" w:hAnsi="Century Gothic"/>
          <w:szCs w:val="20"/>
        </w:rPr>
        <w:t xml:space="preserve"> imprimirá que ya </w:t>
      </w:r>
      <w:proofErr w:type="spellStart"/>
      <w:r w:rsidR="00164543">
        <w:rPr>
          <w:rFonts w:ascii="Century Gothic" w:eastAsia="Tahoma" w:hAnsi="Century Gothic"/>
          <w:szCs w:val="20"/>
        </w:rPr>
        <w:t>esta</w:t>
      </w:r>
      <w:proofErr w:type="spellEnd"/>
      <w:r w:rsidR="00164543">
        <w:rPr>
          <w:rFonts w:ascii="Century Gothic" w:eastAsia="Tahoma" w:hAnsi="Century Gothic"/>
          <w:szCs w:val="20"/>
        </w:rPr>
        <w:t xml:space="preserve"> arriba el proceso. en caso contrario lo arrancara e iniciara, tendrá un lapso de 30 segundo, posterior a esto se realizara una validación verificando que PID del proceso este ejecutado, si el proceso levanto de manera exitosa regresara 0 de exitoso, en caso de que no, validara 20 </w:t>
      </w:r>
      <w:proofErr w:type="gramStart"/>
      <w:r w:rsidR="00164543">
        <w:rPr>
          <w:rFonts w:ascii="Century Gothic" w:eastAsia="Tahoma" w:hAnsi="Century Gothic"/>
          <w:szCs w:val="20"/>
        </w:rPr>
        <w:t>ciclos  y</w:t>
      </w:r>
      <w:proofErr w:type="gramEnd"/>
      <w:r w:rsidR="00164543">
        <w:rPr>
          <w:rFonts w:ascii="Century Gothic" w:eastAsia="Tahoma" w:hAnsi="Century Gothic"/>
          <w:szCs w:val="20"/>
        </w:rPr>
        <w:t xml:space="preserve"> si no levanto enviara error de tiempo </w:t>
      </w:r>
      <w:proofErr w:type="spellStart"/>
      <w:r w:rsidR="00164543">
        <w:rPr>
          <w:rFonts w:ascii="Century Gothic" w:eastAsia="Tahoma" w:hAnsi="Century Gothic"/>
          <w:szCs w:val="20"/>
        </w:rPr>
        <w:t>exedido</w:t>
      </w:r>
      <w:proofErr w:type="spellEnd"/>
      <w:r w:rsidR="00164543">
        <w:rPr>
          <w:rFonts w:ascii="Century Gothic" w:eastAsia="Tahoma" w:hAnsi="Century Gothic"/>
          <w:szCs w:val="20"/>
        </w:rPr>
        <w:t xml:space="preserve"> regresara 1 </w:t>
      </w:r>
    </w:p>
    <w:p w14:paraId="7E345B71" w14:textId="5B709321" w:rsidR="00F2354B" w:rsidRDefault="0070555C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>
        <w:rPr>
          <w:noProof/>
        </w:rPr>
        <w:lastRenderedPageBreak/>
        <w:drawing>
          <wp:inline distT="0" distB="0" distL="0" distR="0" wp14:anchorId="04E89002" wp14:editId="613C2552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938C0" w14:textId="66F6B168" w:rsidR="0070555C" w:rsidRDefault="0070555C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>
        <w:rPr>
          <w:noProof/>
        </w:rPr>
        <w:drawing>
          <wp:inline distT="0" distB="0" distL="0" distR="0" wp14:anchorId="2100D62C" wp14:editId="23659885">
            <wp:extent cx="5612130" cy="3155315"/>
            <wp:effectExtent l="0" t="0" r="762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6305" w14:textId="1EA23A75" w:rsidR="00AC350A" w:rsidRDefault="005145B6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Inicia el proceso </w:t>
      </w:r>
      <w:r w:rsidR="00164543">
        <w:rPr>
          <w:rFonts w:ascii="Century Gothic" w:eastAsia="Tahoma" w:hAnsi="Century Gothic"/>
          <w:szCs w:val="20"/>
        </w:rPr>
        <w:t xml:space="preserve">para </w:t>
      </w:r>
      <w:proofErr w:type="spellStart"/>
      <w:r w:rsidR="00164543">
        <w:rPr>
          <w:rFonts w:ascii="Century Gothic" w:eastAsia="Tahoma" w:hAnsi="Century Gothic"/>
          <w:szCs w:val="20"/>
        </w:rPr>
        <w:t>levatar</w:t>
      </w:r>
      <w:proofErr w:type="spellEnd"/>
      <w:r w:rsidR="00164543">
        <w:rPr>
          <w:rFonts w:ascii="Century Gothic" w:eastAsia="Tahoma" w:hAnsi="Century Gothic"/>
          <w:szCs w:val="20"/>
        </w:rPr>
        <w:t xml:space="preserve"> el control de inventarios</w:t>
      </w:r>
      <w:r w:rsidR="00FE43CC">
        <w:rPr>
          <w:rFonts w:ascii="Century Gothic" w:eastAsia="Tahoma" w:hAnsi="Century Gothic"/>
          <w:szCs w:val="20"/>
        </w:rPr>
        <w:t>.</w:t>
      </w:r>
    </w:p>
    <w:p w14:paraId="24048A40" w14:textId="2EF6A83A" w:rsidR="00F2354B" w:rsidRDefault="00164543" w:rsidP="00F2354B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164543">
        <w:rPr>
          <w:rFonts w:ascii="Century Gothic" w:eastAsia="Tahoma" w:hAnsi="Century Gothic"/>
          <w:noProof/>
          <w:szCs w:val="20"/>
        </w:rPr>
        <w:lastRenderedPageBreak/>
        <w:drawing>
          <wp:inline distT="0" distB="0" distL="0" distR="0" wp14:anchorId="47A073F7" wp14:editId="2DAC8A87">
            <wp:extent cx="5612130" cy="1635760"/>
            <wp:effectExtent l="0" t="0" r="7620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774A" w14:textId="77777777" w:rsidR="0028396E" w:rsidRDefault="0028396E" w:rsidP="005145B6">
      <w:pPr>
        <w:pStyle w:val="Prrafodelista"/>
        <w:ind w:left="2145"/>
        <w:rPr>
          <w:rFonts w:ascii="Century Gothic" w:eastAsia="Tahoma" w:hAnsi="Century Gothic"/>
          <w:szCs w:val="20"/>
          <w:lang w:val="es-MX"/>
        </w:rPr>
      </w:pPr>
    </w:p>
    <w:p w14:paraId="77BB56D6" w14:textId="06A0CDA8" w:rsidR="0028396E" w:rsidRPr="0028396E" w:rsidRDefault="0028396E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 w:rsidRPr="0028396E">
        <w:rPr>
          <w:rFonts w:ascii="Century Gothic" w:eastAsia="Tahoma" w:hAnsi="Century Gothic"/>
          <w:szCs w:val="20"/>
          <w:lang w:val="es-MX"/>
        </w:rPr>
        <w:t>Procede a validar que la instancia A este abajo</w:t>
      </w:r>
    </w:p>
    <w:p w14:paraId="7BE25FCB" w14:textId="29FF026A" w:rsidR="005145B6" w:rsidRDefault="005145B6" w:rsidP="005145B6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5145B6">
        <w:rPr>
          <w:rFonts w:ascii="Century Gothic" w:eastAsia="Tahoma" w:hAnsi="Century Gothic"/>
          <w:noProof/>
          <w:szCs w:val="20"/>
        </w:rPr>
        <w:drawing>
          <wp:inline distT="0" distB="0" distL="0" distR="0" wp14:anchorId="370C52D5" wp14:editId="6ED2834D">
            <wp:extent cx="5410955" cy="89547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181A" w14:textId="18B418ED" w:rsidR="0028396E" w:rsidRPr="0028396E" w:rsidRDefault="00B406E9" w:rsidP="00FE5DEF">
      <w:pPr>
        <w:pStyle w:val="Prrafodelista"/>
        <w:numPr>
          <w:ilvl w:val="0"/>
          <w:numId w:val="31"/>
        </w:numPr>
        <w:rPr>
          <w:rFonts w:ascii="Century Gothic" w:eastAsia="Tahoma" w:hAnsi="Century Gothic"/>
          <w:szCs w:val="20"/>
        </w:rPr>
      </w:pPr>
      <w:r w:rsidRPr="00B406E9">
        <w:rPr>
          <w:noProof/>
        </w:rPr>
        <w:t xml:space="preserve"> </w:t>
      </w:r>
      <w:r w:rsidR="00164543">
        <w:rPr>
          <w:rFonts w:ascii="Century Gothic" w:eastAsia="Tahoma" w:hAnsi="Century Gothic"/>
          <w:szCs w:val="20"/>
          <w:lang w:val="es-MX"/>
        </w:rPr>
        <w:t>Termina proceso de control de inventario</w:t>
      </w:r>
    </w:p>
    <w:p w14:paraId="1A67E7DC" w14:textId="23C551D2" w:rsidR="00AC350A" w:rsidRDefault="00AC350A" w:rsidP="00AC350A">
      <w:pPr>
        <w:pStyle w:val="Prrafodelista"/>
        <w:ind w:left="1425"/>
        <w:rPr>
          <w:noProof/>
        </w:rPr>
      </w:pPr>
    </w:p>
    <w:p w14:paraId="7060F29B" w14:textId="325902E5" w:rsidR="0028396E" w:rsidRDefault="00164543" w:rsidP="0028396E">
      <w:pPr>
        <w:pStyle w:val="Prrafodelista"/>
        <w:ind w:left="2145"/>
        <w:rPr>
          <w:rFonts w:ascii="Century Gothic" w:eastAsia="Tahoma" w:hAnsi="Century Gothic"/>
          <w:szCs w:val="20"/>
        </w:rPr>
      </w:pPr>
      <w:r w:rsidRPr="00164543">
        <w:rPr>
          <w:rFonts w:ascii="Century Gothic" w:eastAsia="Tahoma" w:hAnsi="Century Gothic"/>
          <w:noProof/>
          <w:szCs w:val="20"/>
        </w:rPr>
        <w:drawing>
          <wp:inline distT="0" distB="0" distL="0" distR="0" wp14:anchorId="1BD0D3F3" wp14:editId="355FD311">
            <wp:extent cx="5153744" cy="2991267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EEAF" w14:textId="563487C4" w:rsidR="00F23401" w:rsidRDefault="00F23401" w:rsidP="0028396E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38493C07" w14:textId="77777777" w:rsidR="00F23401" w:rsidRDefault="00F23401" w:rsidP="0028396E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693D82BE" w14:textId="502CF56B" w:rsidR="00AC350A" w:rsidRDefault="00AC350A" w:rsidP="00F23401">
      <w:pPr>
        <w:ind w:left="2124"/>
        <w:rPr>
          <w:rFonts w:ascii="Century Gothic" w:eastAsia="Tahoma" w:hAnsi="Century Gothic"/>
          <w:szCs w:val="20"/>
        </w:rPr>
      </w:pPr>
    </w:p>
    <w:p w14:paraId="769EEA6B" w14:textId="32D4384A" w:rsidR="00F23401" w:rsidRDefault="00F23401" w:rsidP="00F23401">
      <w:pPr>
        <w:ind w:left="2124"/>
        <w:rPr>
          <w:rFonts w:ascii="Century Gothic" w:eastAsia="Tahoma" w:hAnsi="Century Gothic"/>
          <w:szCs w:val="20"/>
        </w:rPr>
      </w:pPr>
    </w:p>
    <w:p w14:paraId="532374D8" w14:textId="3249A97E" w:rsidR="00F23401" w:rsidRPr="00F23401" w:rsidRDefault="00F23401" w:rsidP="00F23401">
      <w:pPr>
        <w:pStyle w:val="EstiloTtulo1Antes6ptoDespus3ptoInterlineadoMn"/>
        <w:numPr>
          <w:ilvl w:val="1"/>
          <w:numId w:val="37"/>
        </w:numPr>
        <w:rPr>
          <w:rFonts w:ascii="Century Gothic" w:eastAsia="Tahoma" w:hAnsi="Century Gothic"/>
        </w:rPr>
      </w:pPr>
      <w:r>
        <w:rPr>
          <w:rFonts w:ascii="Century Gothic" w:hAnsi="Century Gothic"/>
          <w:lang w:val="es-MX"/>
        </w:rPr>
        <w:lastRenderedPageBreak/>
        <w:t xml:space="preserve"> </w:t>
      </w:r>
      <w:bookmarkStart w:id="39" w:name="_Toc47961217"/>
      <w:r w:rsidR="00164543" w:rsidRPr="00164543">
        <w:rPr>
          <w:rFonts w:ascii="Century Gothic" w:hAnsi="Century Gothic"/>
          <w:lang w:val="es-MX"/>
        </w:rPr>
        <w:t>stop_ctl_inventarios.sh</w:t>
      </w:r>
      <w:bookmarkEnd w:id="39"/>
    </w:p>
    <w:p w14:paraId="750AAD46" w14:textId="489DDCE2" w:rsidR="00B50095" w:rsidRDefault="00D70833" w:rsidP="00F23401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05754D66" wp14:editId="158C762A">
            <wp:extent cx="3009900" cy="15525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394D3" w14:textId="4422180F" w:rsidR="00852946" w:rsidRDefault="00852946" w:rsidP="00852946">
      <w:pPr>
        <w:ind w:left="708"/>
        <w:jc w:val="both"/>
        <w:rPr>
          <w:rFonts w:ascii="Century Gothic" w:eastAsia="Tahoma" w:hAnsi="Century Gothic"/>
          <w:szCs w:val="20"/>
        </w:rPr>
      </w:pPr>
      <w:r w:rsidRPr="00FB16F9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Este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Shell es el script principal para detener el servicio de control de inventarios INDEVAL.  Se encuentra en el </w:t>
      </w:r>
      <w:proofErr w:type="spell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path</w:t>
      </w:r>
      <w:proofErr w:type="spellEnd"/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“</w:t>
      </w:r>
      <w:r w:rsidRPr="0084481A">
        <w:rPr>
          <w:rFonts w:ascii="Century Gothic" w:eastAsia="Tahoma" w:hAnsi="Century Gothic" w:cs="Times New Roman"/>
          <w:sz w:val="20"/>
          <w:szCs w:val="20"/>
          <w:lang w:eastAsia="es-ES"/>
        </w:rPr>
        <w:t>INDEVAL/</w:t>
      </w:r>
      <w:r w:rsidRPr="00584BFD">
        <w:rPr>
          <w:rFonts w:ascii="Century Gothic" w:eastAsia="Tahoma" w:hAnsi="Century Gothic" w:cs="Times New Roman"/>
          <w:sz w:val="20"/>
          <w:szCs w:val="20"/>
          <w:lang w:eastAsia="es-ES"/>
        </w:rPr>
        <w:t>st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op</w:t>
      </w:r>
      <w:r w:rsidRPr="00584BFD">
        <w:rPr>
          <w:rFonts w:ascii="Century Gothic" w:eastAsia="Tahoma" w:hAnsi="Century Gothic" w:cs="Times New Roman"/>
          <w:sz w:val="20"/>
          <w:szCs w:val="20"/>
          <w:lang w:eastAsia="es-ES"/>
        </w:rPr>
        <w:t>_ctl_inventarios.sh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”, cabe mencionar que este llama a </w:t>
      </w:r>
      <w:proofErr w:type="gramStart"/>
      <w:r>
        <w:rPr>
          <w:rFonts w:ascii="Century Gothic" w:eastAsia="Tahoma" w:hAnsi="Century Gothic" w:cs="Times New Roman"/>
          <w:sz w:val="20"/>
          <w:szCs w:val="20"/>
          <w:lang w:eastAsia="es-ES"/>
        </w:rPr>
        <w:t>otro scripts</w:t>
      </w:r>
      <w:proofErr w:type="gramEnd"/>
      <w:r w:rsidRPr="006B75E5">
        <w:t xml:space="preserve"> </w:t>
      </w:r>
      <w:r>
        <w:t>“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</w:t>
      </w:r>
      <w:r w:rsidRPr="001E1CD7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stop/</w:t>
      </w:r>
      <w:r w:rsidRPr="00CC3693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start_ctl_inventarios.sh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”,</w:t>
      </w:r>
      <w:r w:rsidRPr="0084481A"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el cual describiremos mas adelante.</w:t>
      </w:r>
      <w:r w:rsidRPr="006B75E5">
        <w:rPr>
          <w:rFonts w:ascii="Century Gothic" w:eastAsia="Tahoma" w:hAnsi="Century Gothic" w:cs="Times New Roman"/>
          <w:sz w:val="20"/>
          <w:szCs w:val="20"/>
          <w:lang w:eastAsia="es-ES"/>
        </w:rPr>
        <w:t xml:space="preserve">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La bitácora de ejecución de este script se aloja en “</w:t>
      </w:r>
      <w:r w:rsidRPr="0084481A">
        <w:rPr>
          <w:rFonts w:ascii="Century Gothic" w:eastAsia="Tahoma" w:hAnsi="Century Gothic" w:cs="Times New Roman"/>
          <w:b/>
          <w:sz w:val="20"/>
          <w:szCs w:val="20"/>
          <w:lang w:eastAsia="es-ES"/>
        </w:rPr>
        <w:t>INDEVAL/log</w:t>
      </w:r>
      <w:r>
        <w:rPr>
          <w:rFonts w:ascii="Century Gothic" w:eastAsia="Tahoma" w:hAnsi="Century Gothic" w:cs="Times New Roman"/>
          <w:b/>
          <w:sz w:val="20"/>
          <w:szCs w:val="20"/>
          <w:lang w:eastAsia="es-ES"/>
        </w:rPr>
        <w:t>/</w:t>
      </w:r>
      <w:r w:rsidRPr="00852946">
        <w:rPr>
          <w:rFonts w:ascii="Century Gothic" w:eastAsia="Tahoma" w:hAnsi="Century Gothic" w:cs="Times New Roman"/>
          <w:b/>
          <w:sz w:val="20"/>
          <w:szCs w:val="20"/>
          <w:lang w:eastAsia="es-ES"/>
        </w:rPr>
        <w:t xml:space="preserve">stop_ctl_inventarios.log </w:t>
      </w:r>
      <w:r>
        <w:rPr>
          <w:rFonts w:ascii="Century Gothic" w:eastAsia="Tahoma" w:hAnsi="Century Gothic" w:cs="Times New Roman"/>
          <w:sz w:val="20"/>
          <w:szCs w:val="20"/>
          <w:lang w:eastAsia="es-ES"/>
        </w:rPr>
        <w:t>“</w:t>
      </w:r>
    </w:p>
    <w:p w14:paraId="6D04F683" w14:textId="48EDBC36" w:rsidR="00FE5DEF" w:rsidRDefault="00FE5DEF" w:rsidP="00FE5DEF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36F3F95C" w14:textId="77777777" w:rsidR="00852946" w:rsidRPr="00852946" w:rsidRDefault="00FE5DEF" w:rsidP="00FE5DEF">
      <w:pPr>
        <w:pStyle w:val="Prrafodelista"/>
        <w:numPr>
          <w:ilvl w:val="0"/>
          <w:numId w:val="4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="00852946" w:rsidRPr="00852946">
        <w:rPr>
          <w:noProof/>
        </w:rPr>
        <w:t xml:space="preserve"> </w:t>
      </w:r>
    </w:p>
    <w:p w14:paraId="7271FC7E" w14:textId="7F6092FD" w:rsidR="00FE5DEF" w:rsidRDefault="00852946" w:rsidP="00852946">
      <w:pPr>
        <w:pStyle w:val="Prrafodelista"/>
        <w:ind w:left="1425"/>
        <w:rPr>
          <w:rFonts w:ascii="Century Gothic" w:eastAsia="Tahoma" w:hAnsi="Century Gothic"/>
          <w:szCs w:val="20"/>
        </w:rPr>
      </w:pPr>
      <w:r w:rsidRPr="00852946">
        <w:rPr>
          <w:rFonts w:ascii="Century Gothic" w:eastAsia="Tahoma" w:hAnsi="Century Gothic"/>
          <w:noProof/>
          <w:szCs w:val="20"/>
        </w:rPr>
        <w:drawing>
          <wp:inline distT="0" distB="0" distL="0" distR="0" wp14:anchorId="5766AF3F" wp14:editId="195DE11A">
            <wp:extent cx="3505689" cy="142894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0" w:author="Mariana Gonzalez Buendia" w:date="2020-06-17T16:42:00Z">
        <w:r w:rsidR="00FE5DEF" w:rsidDel="00AD102B">
          <w:rPr>
            <w:rFonts w:ascii="Century Gothic" w:eastAsia="Tahoma" w:hAnsi="Century Gothic"/>
            <w:szCs w:val="20"/>
          </w:rPr>
          <w:delText>Inicializado de variables de entorno.</w:delText>
        </w:r>
      </w:del>
    </w:p>
    <w:p w14:paraId="0410B169" w14:textId="77777777" w:rsidR="00852946" w:rsidRDefault="00852946" w:rsidP="00852946">
      <w:pPr>
        <w:pStyle w:val="Prrafodelista"/>
        <w:numPr>
          <w:ilvl w:val="0"/>
          <w:numId w:val="41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Invocacion</w:t>
      </w:r>
      <w:proofErr w:type="spellEnd"/>
      <w:r>
        <w:rPr>
          <w:rFonts w:ascii="Century Gothic" w:eastAsia="Tahoma" w:hAnsi="Century Gothic"/>
          <w:szCs w:val="20"/>
        </w:rPr>
        <w:t xml:space="preserve"> a Shell secundario</w:t>
      </w:r>
    </w:p>
    <w:p w14:paraId="3ADC2E7E" w14:textId="2938D358" w:rsidR="00CD2B76" w:rsidRPr="00CD2B76" w:rsidRDefault="00852946" w:rsidP="00852946">
      <w:pPr>
        <w:pStyle w:val="Prrafodelista"/>
        <w:ind w:left="1425"/>
        <w:rPr>
          <w:rFonts w:ascii="Century Gothic" w:eastAsia="Tahoma" w:hAnsi="Century Gothic"/>
          <w:szCs w:val="20"/>
        </w:rPr>
      </w:pPr>
      <w:r w:rsidRPr="00852946">
        <w:rPr>
          <w:rFonts w:ascii="Century Gothic" w:eastAsia="Tahoma" w:hAnsi="Century Gothic"/>
          <w:noProof/>
          <w:szCs w:val="20"/>
        </w:rPr>
        <w:drawing>
          <wp:inline distT="0" distB="0" distL="0" distR="0" wp14:anchorId="01503AB7" wp14:editId="7DE924FD">
            <wp:extent cx="5172797" cy="1810003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C031" w14:textId="26A886DF" w:rsidR="00FE5DEF" w:rsidRDefault="00FE5DEF" w:rsidP="00FE5DEF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459F005D" w14:textId="77777777" w:rsidR="00FE5DEF" w:rsidRDefault="00FE5DEF" w:rsidP="00FE5DEF">
      <w:pPr>
        <w:pStyle w:val="Prrafodelista"/>
        <w:ind w:left="2145"/>
        <w:rPr>
          <w:rFonts w:ascii="Century Gothic" w:eastAsia="Tahoma" w:hAnsi="Century Gothic"/>
          <w:szCs w:val="20"/>
        </w:rPr>
      </w:pPr>
    </w:p>
    <w:p w14:paraId="5BE7F73E" w14:textId="77777777" w:rsidR="00FE5DEF" w:rsidRDefault="00FE5DEF" w:rsidP="00F23401">
      <w:pPr>
        <w:pStyle w:val="Prrafodelista"/>
        <w:ind w:left="1065"/>
        <w:rPr>
          <w:rFonts w:ascii="Century Gothic" w:eastAsia="Tahoma" w:hAnsi="Century Gothic"/>
          <w:szCs w:val="20"/>
        </w:rPr>
      </w:pPr>
    </w:p>
    <w:p w14:paraId="18DBFF65" w14:textId="5BA83122" w:rsidR="00CD2B76" w:rsidRPr="00F23401" w:rsidRDefault="00410E78" w:rsidP="00CD2B76">
      <w:pPr>
        <w:pStyle w:val="EstiloTtulo1Antes6ptoDespus3ptoInterlineadoMn"/>
        <w:numPr>
          <w:ilvl w:val="1"/>
          <w:numId w:val="37"/>
        </w:numPr>
        <w:rPr>
          <w:rFonts w:ascii="Century Gothic" w:eastAsia="Tahoma" w:hAnsi="Century Gothic"/>
        </w:rPr>
      </w:pPr>
      <w:r>
        <w:rPr>
          <w:rFonts w:ascii="Century Gothic" w:hAnsi="Century Gothic"/>
          <w:lang w:val="es-MX"/>
        </w:rPr>
        <w:lastRenderedPageBreak/>
        <w:t xml:space="preserve"> </w:t>
      </w:r>
      <w:bookmarkStart w:id="41" w:name="_Toc47961218"/>
      <w:r w:rsidR="00980564" w:rsidRPr="00980564">
        <w:rPr>
          <w:rFonts w:ascii="Century Gothic" w:hAnsi="Century Gothic"/>
          <w:lang w:val="es-MX"/>
        </w:rPr>
        <w:t>st</w:t>
      </w:r>
      <w:r w:rsidR="00D70833">
        <w:rPr>
          <w:rFonts w:ascii="Century Gothic" w:hAnsi="Century Gothic"/>
          <w:lang w:val="es-MX"/>
        </w:rPr>
        <w:t>op</w:t>
      </w:r>
      <w:r w:rsidR="00980564" w:rsidRPr="00980564">
        <w:rPr>
          <w:rFonts w:ascii="Century Gothic" w:hAnsi="Century Gothic"/>
          <w:lang w:val="es-MX"/>
        </w:rPr>
        <w:t>_ctl_inventarios.sh</w:t>
      </w:r>
      <w:bookmarkEnd w:id="41"/>
    </w:p>
    <w:p w14:paraId="2C7D0118" w14:textId="0626249F" w:rsidR="00B50095" w:rsidRDefault="00D70833" w:rsidP="00CD2B76">
      <w:pPr>
        <w:pStyle w:val="Prrafodelista"/>
        <w:ind w:left="1065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noProof/>
          <w:szCs w:val="20"/>
        </w:rPr>
        <w:drawing>
          <wp:inline distT="0" distB="0" distL="0" distR="0" wp14:anchorId="0A168A95" wp14:editId="2BB2D1C4">
            <wp:extent cx="3017520" cy="1554480"/>
            <wp:effectExtent l="0" t="0" r="0" b="762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7831" w14:textId="051705DD" w:rsidR="00CD2B76" w:rsidRDefault="00CD2B76" w:rsidP="00CD2B76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 xml:space="preserve">Este Shell es el script </w:t>
      </w:r>
      <w:r>
        <w:rPr>
          <w:rFonts w:ascii="Century Gothic" w:eastAsia="Tahoma" w:hAnsi="Century Gothic"/>
          <w:szCs w:val="20"/>
        </w:rPr>
        <w:t xml:space="preserve">secundario que contiene la lógica necesaria para </w:t>
      </w:r>
      <w:r w:rsidR="00980564">
        <w:rPr>
          <w:rFonts w:ascii="Century Gothic" w:eastAsia="Tahoma" w:hAnsi="Century Gothic"/>
          <w:szCs w:val="20"/>
        </w:rPr>
        <w:t>detener</w:t>
      </w:r>
      <w:r>
        <w:rPr>
          <w:rFonts w:ascii="Century Gothic" w:eastAsia="Tahoma" w:hAnsi="Century Gothic"/>
          <w:szCs w:val="20"/>
        </w:rPr>
        <w:t xml:space="preserve"> el servicio de </w:t>
      </w:r>
      <w:r w:rsidR="00980564">
        <w:rPr>
          <w:rFonts w:ascii="Century Gothic" w:eastAsia="Tahoma" w:hAnsi="Century Gothic"/>
          <w:szCs w:val="20"/>
        </w:rPr>
        <w:t>control inventarios</w:t>
      </w:r>
      <w:r>
        <w:rPr>
          <w:rFonts w:ascii="Century Gothic" w:eastAsia="Tahoma" w:hAnsi="Century Gothic"/>
          <w:szCs w:val="20"/>
        </w:rPr>
        <w:t xml:space="preserve"> Se encuentra en el </w:t>
      </w:r>
      <w:proofErr w:type="spellStart"/>
      <w:r>
        <w:rPr>
          <w:rFonts w:ascii="Century Gothic" w:eastAsia="Tahoma" w:hAnsi="Century Gothic"/>
          <w:szCs w:val="20"/>
        </w:rPr>
        <w:t>path</w:t>
      </w:r>
      <w:proofErr w:type="spellEnd"/>
      <w:r>
        <w:rPr>
          <w:rFonts w:ascii="Century Gothic" w:eastAsia="Tahoma" w:hAnsi="Century Gothic"/>
          <w:szCs w:val="20"/>
        </w:rPr>
        <w:t xml:space="preserve"> “INDEVAL/</w:t>
      </w:r>
      <w:proofErr w:type="spellStart"/>
      <w:r>
        <w:rPr>
          <w:rFonts w:ascii="Century Gothic" w:eastAsia="Tahoma" w:hAnsi="Century Gothic"/>
          <w:szCs w:val="20"/>
        </w:rPr>
        <w:t>jboss</w:t>
      </w:r>
      <w:proofErr w:type="spellEnd"/>
      <w:r>
        <w:rPr>
          <w:rFonts w:ascii="Century Gothic" w:eastAsia="Tahoma" w:hAnsi="Century Gothic"/>
          <w:szCs w:val="20"/>
        </w:rPr>
        <w:t>/</w:t>
      </w:r>
      <w:r w:rsidRPr="000700B2">
        <w:t xml:space="preserve"> </w:t>
      </w:r>
      <w:proofErr w:type="gramStart"/>
      <w:r w:rsidR="00980564" w:rsidRPr="00980564">
        <w:rPr>
          <w:rFonts w:ascii="Century Gothic" w:eastAsia="Tahoma" w:hAnsi="Century Gothic"/>
          <w:szCs w:val="20"/>
        </w:rPr>
        <w:t>st</w:t>
      </w:r>
      <w:r w:rsidR="00E73703">
        <w:rPr>
          <w:rFonts w:ascii="Century Gothic" w:eastAsia="Tahoma" w:hAnsi="Century Gothic"/>
          <w:szCs w:val="20"/>
        </w:rPr>
        <w:t>op</w:t>
      </w:r>
      <w:r w:rsidR="00980564" w:rsidRPr="00980564">
        <w:rPr>
          <w:rFonts w:ascii="Century Gothic" w:eastAsia="Tahoma" w:hAnsi="Century Gothic"/>
          <w:szCs w:val="20"/>
        </w:rPr>
        <w:t>_ctl_inventarios.sh</w:t>
      </w:r>
      <w:r>
        <w:rPr>
          <w:rFonts w:ascii="Century Gothic" w:eastAsia="Tahoma" w:hAnsi="Century Gothic"/>
          <w:szCs w:val="20"/>
        </w:rPr>
        <w:t>“</w:t>
      </w:r>
      <w:proofErr w:type="gramEnd"/>
    </w:p>
    <w:p w14:paraId="46CCD9F9" w14:textId="27E6D981" w:rsidR="00CD2B76" w:rsidRDefault="00CD2B76" w:rsidP="00CD2B76">
      <w:pPr>
        <w:pStyle w:val="Prrafodelista"/>
        <w:ind w:left="1065"/>
        <w:rPr>
          <w:rFonts w:ascii="Century Gothic" w:eastAsia="Tahoma" w:hAnsi="Century Gothic"/>
          <w:szCs w:val="20"/>
        </w:rPr>
      </w:pPr>
      <w:r w:rsidRPr="00CE6B04">
        <w:rPr>
          <w:rFonts w:ascii="Century Gothic" w:eastAsia="Tahoma" w:hAnsi="Century Gothic"/>
          <w:szCs w:val="20"/>
        </w:rPr>
        <w:t>Consta de los siguientes pasos:</w:t>
      </w:r>
    </w:p>
    <w:p w14:paraId="00C653DC" w14:textId="6C9BBFF3" w:rsidR="00E26B3F" w:rsidRDefault="00E26B3F" w:rsidP="00E26B3F">
      <w:pPr>
        <w:pStyle w:val="Prrafodelista"/>
        <w:numPr>
          <w:ilvl w:val="0"/>
          <w:numId w:val="42"/>
        </w:numPr>
        <w:rPr>
          <w:rFonts w:ascii="Century Gothic" w:eastAsia="Tahoma" w:hAnsi="Century Gothic"/>
          <w:szCs w:val="20"/>
        </w:rPr>
      </w:pPr>
      <w:proofErr w:type="spellStart"/>
      <w:r>
        <w:rPr>
          <w:rFonts w:ascii="Century Gothic" w:eastAsia="Tahoma" w:hAnsi="Century Gothic"/>
          <w:szCs w:val="20"/>
        </w:rPr>
        <w:t>Seteo</w:t>
      </w:r>
      <w:proofErr w:type="spellEnd"/>
      <w:r>
        <w:rPr>
          <w:rFonts w:ascii="Century Gothic" w:eastAsia="Tahoma" w:hAnsi="Century Gothic"/>
          <w:szCs w:val="20"/>
        </w:rPr>
        <w:t xml:space="preserve"> de variables de entorno</w:t>
      </w:r>
      <w:r w:rsidRPr="008A41D9">
        <w:rPr>
          <w:rFonts w:ascii="Century Gothic" w:eastAsia="Tahoma" w:hAnsi="Century Gothic"/>
          <w:noProof/>
          <w:szCs w:val="20"/>
        </w:rPr>
        <w:drawing>
          <wp:inline distT="0" distB="0" distL="0" distR="0" wp14:anchorId="538BBD31" wp14:editId="32E5E954">
            <wp:extent cx="3505689" cy="1543265"/>
            <wp:effectExtent l="0" t="0" r="0" b="0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del w:id="42" w:author="Mariana Gonzalez Buendia" w:date="2020-06-17T16:42:00Z">
        <w:r w:rsidDel="00AD102B">
          <w:rPr>
            <w:rFonts w:ascii="Century Gothic" w:eastAsia="Tahoma" w:hAnsi="Century Gothic"/>
            <w:szCs w:val="20"/>
          </w:rPr>
          <w:delText>Inicializado de variables de entorno.</w:delText>
        </w:r>
      </w:del>
    </w:p>
    <w:p w14:paraId="6F2F3247" w14:textId="77777777" w:rsidR="00E26B3F" w:rsidRDefault="00E26B3F" w:rsidP="00E26B3F">
      <w:pPr>
        <w:pStyle w:val="Prrafodelista"/>
        <w:numPr>
          <w:ilvl w:val="0"/>
          <w:numId w:val="42"/>
        </w:numPr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Se tiene la función que es la siguiente:</w:t>
      </w:r>
    </w:p>
    <w:p w14:paraId="5E32F8EA" w14:textId="52F625EA" w:rsidR="00E26B3F" w:rsidRPr="00E26B3F" w:rsidRDefault="00980564" w:rsidP="00E26B3F">
      <w:pPr>
        <w:pStyle w:val="Prrafodelista"/>
        <w:numPr>
          <w:ilvl w:val="0"/>
          <w:numId w:val="43"/>
        </w:numPr>
        <w:rPr>
          <w:rFonts w:ascii="Century Gothic" w:eastAsia="Tahoma" w:hAnsi="Century Gothic"/>
          <w:szCs w:val="20"/>
        </w:rPr>
      </w:pPr>
      <w:proofErr w:type="spellStart"/>
      <w:proofErr w:type="gramStart"/>
      <w:r w:rsidRPr="00980564">
        <w:rPr>
          <w:rFonts w:ascii="Century Gothic" w:eastAsia="Tahoma" w:hAnsi="Century Gothic"/>
          <w:szCs w:val="20"/>
        </w:rPr>
        <w:t>validaproceso</w:t>
      </w:r>
      <w:proofErr w:type="spellEnd"/>
      <w:r w:rsidR="00E26B3F">
        <w:rPr>
          <w:rFonts w:ascii="Century Gothic" w:eastAsia="Tahoma" w:hAnsi="Century Gothic"/>
          <w:szCs w:val="20"/>
        </w:rPr>
        <w:t>(</w:t>
      </w:r>
      <w:proofErr w:type="gramEnd"/>
      <w:r w:rsidR="00E26B3F">
        <w:rPr>
          <w:rFonts w:ascii="Century Gothic" w:eastAsia="Tahoma" w:hAnsi="Century Gothic"/>
          <w:szCs w:val="20"/>
        </w:rPr>
        <w:t xml:space="preserve">) esta función tienen como objetivo validar </w:t>
      </w:r>
      <w:r w:rsidR="001729DC">
        <w:rPr>
          <w:rFonts w:ascii="Century Gothic" w:eastAsia="Tahoma" w:hAnsi="Century Gothic"/>
          <w:szCs w:val="20"/>
        </w:rPr>
        <w:t xml:space="preserve">si el proceso esta levantado procederá a realizar un </w:t>
      </w:r>
      <w:proofErr w:type="spellStart"/>
      <w:r w:rsidR="001729DC">
        <w:rPr>
          <w:rFonts w:ascii="Century Gothic" w:eastAsia="Tahoma" w:hAnsi="Century Gothic"/>
          <w:szCs w:val="20"/>
        </w:rPr>
        <w:t>kill</w:t>
      </w:r>
      <w:proofErr w:type="spellEnd"/>
      <w:r w:rsidR="001729DC">
        <w:rPr>
          <w:rFonts w:ascii="Century Gothic" w:eastAsia="Tahoma" w:hAnsi="Century Gothic"/>
          <w:szCs w:val="20"/>
        </w:rPr>
        <w:t xml:space="preserve"> para matar el proceso en caso de que no </w:t>
      </w:r>
      <w:proofErr w:type="spellStart"/>
      <w:r w:rsidR="001729DC">
        <w:rPr>
          <w:rFonts w:ascii="Century Gothic" w:eastAsia="Tahoma" w:hAnsi="Century Gothic"/>
          <w:szCs w:val="20"/>
        </w:rPr>
        <w:t>este</w:t>
      </w:r>
      <w:proofErr w:type="spellEnd"/>
      <w:r w:rsidR="001729DC">
        <w:rPr>
          <w:rFonts w:ascii="Century Gothic" w:eastAsia="Tahoma" w:hAnsi="Century Gothic"/>
          <w:szCs w:val="20"/>
        </w:rPr>
        <w:t xml:space="preserve"> arriba imprimirá que no existe proceso.</w:t>
      </w:r>
    </w:p>
    <w:p w14:paraId="439BAEEA" w14:textId="19D2F05D" w:rsidR="00E26B3F" w:rsidRDefault="00980564" w:rsidP="00E26B3F">
      <w:pPr>
        <w:ind w:left="1416"/>
        <w:rPr>
          <w:rFonts w:ascii="Century Gothic" w:eastAsia="Tahoma" w:hAnsi="Century Gothic"/>
          <w:szCs w:val="20"/>
          <w:lang w:val="es-ES"/>
        </w:rPr>
      </w:pPr>
      <w:r w:rsidRPr="00980564">
        <w:rPr>
          <w:rFonts w:ascii="Century Gothic" w:eastAsia="Tahoma" w:hAnsi="Century Gothic"/>
          <w:noProof/>
          <w:szCs w:val="20"/>
          <w:lang w:val="es-ES"/>
        </w:rPr>
        <w:lastRenderedPageBreak/>
        <w:drawing>
          <wp:inline distT="0" distB="0" distL="0" distR="0" wp14:anchorId="4C5BEB3D" wp14:editId="043BD35A">
            <wp:extent cx="5612130" cy="3369945"/>
            <wp:effectExtent l="0" t="0" r="762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4253" w14:textId="58F59B1F" w:rsidR="00E26B3F" w:rsidRPr="00E26B3F" w:rsidRDefault="001729DC" w:rsidP="00B53C89">
      <w:pPr>
        <w:pStyle w:val="Prrafodelista"/>
        <w:numPr>
          <w:ilvl w:val="0"/>
          <w:numId w:val="42"/>
        </w:numPr>
        <w:ind w:left="1416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 xml:space="preserve">Inicia el proceso invocando a la función </w:t>
      </w:r>
      <w:proofErr w:type="spellStart"/>
      <w:r>
        <w:rPr>
          <w:rFonts w:ascii="Century Gothic" w:eastAsia="Tahoma" w:hAnsi="Century Gothic"/>
          <w:szCs w:val="20"/>
        </w:rPr>
        <w:t>validaproceso</w:t>
      </w:r>
      <w:proofErr w:type="spellEnd"/>
    </w:p>
    <w:p w14:paraId="796F6E86" w14:textId="30598905" w:rsidR="00E26B3F" w:rsidRDefault="001729DC" w:rsidP="00E26B3F">
      <w:pPr>
        <w:ind w:left="1416"/>
        <w:rPr>
          <w:rFonts w:ascii="Century Gothic" w:eastAsia="Tahoma" w:hAnsi="Century Gothic"/>
          <w:szCs w:val="20"/>
          <w:lang w:val="es-ES"/>
        </w:rPr>
      </w:pPr>
      <w:r w:rsidRPr="001729DC">
        <w:rPr>
          <w:rFonts w:ascii="Century Gothic" w:eastAsia="Tahoma" w:hAnsi="Century Gothic"/>
          <w:noProof/>
          <w:szCs w:val="20"/>
          <w:lang w:val="es-ES"/>
        </w:rPr>
        <w:drawing>
          <wp:inline distT="0" distB="0" distL="0" distR="0" wp14:anchorId="75EA59A2" wp14:editId="4BEF3A2C">
            <wp:extent cx="5612130" cy="2035810"/>
            <wp:effectExtent l="0" t="0" r="7620" b="254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5C79" w14:textId="027CEE07" w:rsidR="00E26B3F" w:rsidRDefault="00E26B3F" w:rsidP="00E26B3F">
      <w:pPr>
        <w:ind w:left="1416"/>
        <w:rPr>
          <w:rFonts w:ascii="Century Gothic" w:eastAsia="Tahoma" w:hAnsi="Century Gothic"/>
          <w:szCs w:val="20"/>
          <w:lang w:val="es-ES"/>
        </w:rPr>
      </w:pPr>
    </w:p>
    <w:p w14:paraId="471A2EC9" w14:textId="71AF3C50" w:rsidR="00E26B3F" w:rsidRDefault="001729DC" w:rsidP="00E26B3F">
      <w:pPr>
        <w:pStyle w:val="Prrafodelista"/>
        <w:numPr>
          <w:ilvl w:val="0"/>
          <w:numId w:val="42"/>
        </w:numPr>
        <w:ind w:left="1416"/>
        <w:rPr>
          <w:rFonts w:ascii="Century Gothic" w:eastAsia="Tahoma" w:hAnsi="Century Gothic"/>
          <w:szCs w:val="20"/>
        </w:rPr>
      </w:pPr>
      <w:r>
        <w:rPr>
          <w:rFonts w:ascii="Century Gothic" w:eastAsia="Tahoma" w:hAnsi="Century Gothic"/>
          <w:szCs w:val="20"/>
        </w:rPr>
        <w:t>Termina el proceso para detener el proceso de control de inventarios</w:t>
      </w:r>
      <w:r w:rsidR="00AE0CA9">
        <w:rPr>
          <w:rFonts w:ascii="Century Gothic" w:eastAsia="Tahoma" w:hAnsi="Century Gothic"/>
          <w:szCs w:val="20"/>
        </w:rPr>
        <w:t>.</w:t>
      </w:r>
    </w:p>
    <w:p w14:paraId="0DC43174" w14:textId="28016F3D" w:rsidR="00E26B3F" w:rsidRDefault="001729DC" w:rsidP="00E26B3F">
      <w:pPr>
        <w:ind w:left="1416"/>
        <w:rPr>
          <w:rFonts w:ascii="Century Gothic" w:eastAsia="Tahoma" w:hAnsi="Century Gothic"/>
          <w:szCs w:val="20"/>
          <w:lang w:val="es-ES"/>
        </w:rPr>
      </w:pPr>
      <w:r w:rsidRPr="001729DC">
        <w:rPr>
          <w:rFonts w:ascii="Century Gothic" w:eastAsia="Tahoma" w:hAnsi="Century Gothic"/>
          <w:noProof/>
          <w:szCs w:val="20"/>
          <w:lang w:val="es-ES"/>
        </w:rPr>
        <w:drawing>
          <wp:inline distT="0" distB="0" distL="0" distR="0" wp14:anchorId="5A154D67" wp14:editId="7E4744E0">
            <wp:extent cx="5401429" cy="1533739"/>
            <wp:effectExtent l="0" t="0" r="889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B3F" w:rsidSect="007F3655">
      <w:headerReference w:type="default" r:id="rId31"/>
      <w:footerReference w:type="default" r:id="rId32"/>
      <w:pgSz w:w="12240" w:h="15840"/>
      <w:pgMar w:top="1033" w:right="1701" w:bottom="1417" w:left="1701" w:header="708" w:footer="5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827D29" w14:textId="77777777" w:rsidR="00217A63" w:rsidRDefault="00217A63" w:rsidP="0095125F">
      <w:pPr>
        <w:spacing w:after="0" w:line="240" w:lineRule="auto"/>
      </w:pPr>
      <w:r>
        <w:separator/>
      </w:r>
    </w:p>
  </w:endnote>
  <w:endnote w:type="continuationSeparator" w:id="0">
    <w:p w14:paraId="23803D76" w14:textId="77777777" w:rsidR="00217A63" w:rsidRDefault="00217A63" w:rsidP="0095125F">
      <w:pPr>
        <w:spacing w:after="0" w:line="240" w:lineRule="auto"/>
      </w:pPr>
      <w:r>
        <w:continuationSeparator/>
      </w:r>
    </w:p>
  </w:endnote>
  <w:endnote w:type="continuationNotice" w:id="1">
    <w:p w14:paraId="09DE0452" w14:textId="77777777" w:rsidR="00217A63" w:rsidRDefault="00217A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antGarde LT Book">
    <w:altName w:val="Trebuchet MS"/>
    <w:charset w:val="4D"/>
    <w:family w:val="auto"/>
    <w:pitch w:val="variable"/>
    <w:sig w:usb0="8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1141" w:type="dxa"/>
      <w:tblInd w:w="-1153" w:type="dxa"/>
      <w:tblLayout w:type="fixed"/>
      <w:tblLook w:val="0000" w:firstRow="0" w:lastRow="0" w:firstColumn="0" w:lastColumn="0" w:noHBand="0" w:noVBand="0"/>
    </w:tblPr>
    <w:tblGrid>
      <w:gridCol w:w="3598"/>
      <w:gridCol w:w="3598"/>
      <w:gridCol w:w="3945"/>
    </w:tblGrid>
    <w:tr w:rsidR="001A5CEF" w:rsidRPr="00A30415" w14:paraId="1B617611" w14:textId="77777777" w:rsidTr="001E77C9">
      <w:trPr>
        <w:trHeight w:val="96"/>
      </w:trPr>
      <w:tc>
        <w:tcPr>
          <w:tcW w:w="3598" w:type="dxa"/>
        </w:tcPr>
        <w:p w14:paraId="2C5246DD" w14:textId="77777777" w:rsidR="001A5CEF" w:rsidRPr="008F0FE6" w:rsidRDefault="001A5CEF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Versión 1.00</w:t>
          </w:r>
        </w:p>
      </w:tc>
      <w:tc>
        <w:tcPr>
          <w:tcW w:w="3598" w:type="dxa"/>
        </w:tcPr>
        <w:p w14:paraId="1A09BC78" w14:textId="77777777" w:rsidR="001A5CEF" w:rsidRPr="008F0FE6" w:rsidRDefault="001A5CEF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>Uso Interno</w:t>
          </w:r>
        </w:p>
      </w:tc>
      <w:tc>
        <w:tcPr>
          <w:tcW w:w="3945" w:type="dxa"/>
        </w:tcPr>
        <w:p w14:paraId="3E771DC5" w14:textId="4F587F86" w:rsidR="001A5CEF" w:rsidRPr="008F0FE6" w:rsidRDefault="001A5CEF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Página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PAGE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 de 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begin"/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instrText xml:space="preserve"> NUMPAGES  </w:instrTex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separate"/>
          </w:r>
          <w:r>
            <w:rPr>
              <w:rFonts w:ascii="Century Gothic" w:hAnsi="Century Gothic" w:cs="Arial"/>
              <w:b/>
              <w:noProof/>
              <w:sz w:val="14"/>
              <w:szCs w:val="14"/>
            </w:rPr>
            <w:t>14</w:t>
          </w:r>
          <w:r w:rsidRPr="008F0FE6">
            <w:rPr>
              <w:rFonts w:ascii="Century Gothic" w:hAnsi="Century Gothic" w:cs="Arial"/>
              <w:b/>
              <w:sz w:val="14"/>
              <w:szCs w:val="14"/>
            </w:rPr>
            <w:fldChar w:fldCharType="end"/>
          </w:r>
        </w:p>
      </w:tc>
    </w:tr>
    <w:tr w:rsidR="001A5CEF" w:rsidRPr="00A30415" w14:paraId="5E897651" w14:textId="77777777" w:rsidTr="001E77C9">
      <w:trPr>
        <w:trHeight w:val="69"/>
      </w:trPr>
      <w:tc>
        <w:tcPr>
          <w:tcW w:w="3598" w:type="dxa"/>
        </w:tcPr>
        <w:p w14:paraId="3F47A2B6" w14:textId="77777777" w:rsidR="001A5CEF" w:rsidRPr="008F0FE6" w:rsidRDefault="001A5CEF" w:rsidP="0095125F">
          <w:pPr>
            <w:pStyle w:val="Piedepgina"/>
            <w:ind w:right="51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/>
              <w:b/>
              <w:sz w:val="14"/>
              <w:szCs w:val="14"/>
            </w:rPr>
            <w:t>Formato de Documentos</w:t>
          </w:r>
          <w:r w:rsidRPr="008F0FE6">
            <w:rPr>
              <w:rFonts w:ascii="Century Gothic" w:hAnsi="Century Gothic"/>
              <w:b/>
              <w:sz w:val="14"/>
              <w:szCs w:val="14"/>
            </w:rPr>
            <w:tab/>
          </w:r>
        </w:p>
      </w:tc>
      <w:tc>
        <w:tcPr>
          <w:tcW w:w="3598" w:type="dxa"/>
        </w:tcPr>
        <w:p w14:paraId="73F8CE99" w14:textId="77777777" w:rsidR="001A5CEF" w:rsidRPr="008F0FE6" w:rsidRDefault="001A5CEF" w:rsidP="0095125F">
          <w:pPr>
            <w:pStyle w:val="Piedepgina"/>
            <w:ind w:right="51"/>
            <w:jc w:val="center"/>
            <w:rPr>
              <w:rFonts w:ascii="Century Gothic" w:hAnsi="Century Gothic" w:cs="Arial"/>
              <w:b/>
              <w:sz w:val="14"/>
              <w:szCs w:val="14"/>
            </w:rPr>
          </w:pPr>
          <w:r>
            <w:rPr>
              <w:rFonts w:ascii="Century Gothic" w:hAnsi="Century Gothic" w:cs="Arial"/>
              <w:b/>
              <w:sz w:val="14"/>
              <w:szCs w:val="14"/>
            </w:rPr>
            <w:t>Bolsa Mexicana de Valores</w:t>
          </w:r>
        </w:p>
      </w:tc>
      <w:tc>
        <w:tcPr>
          <w:tcW w:w="3945" w:type="dxa"/>
        </w:tcPr>
        <w:p w14:paraId="22B4231C" w14:textId="77777777" w:rsidR="001A5CEF" w:rsidRPr="008F0FE6" w:rsidRDefault="001A5CEF" w:rsidP="0095125F">
          <w:pPr>
            <w:pStyle w:val="Piedepgina"/>
            <w:ind w:right="51"/>
            <w:jc w:val="right"/>
            <w:rPr>
              <w:rFonts w:ascii="Century Gothic" w:hAnsi="Century Gothic" w:cs="Arial"/>
              <w:b/>
              <w:sz w:val="14"/>
              <w:szCs w:val="14"/>
            </w:rPr>
          </w:pPr>
          <w:r w:rsidRPr="008F0FE6">
            <w:rPr>
              <w:rFonts w:ascii="Century Gothic" w:hAnsi="Century Gothic" w:cs="Arial"/>
              <w:b/>
              <w:sz w:val="14"/>
              <w:szCs w:val="14"/>
            </w:rPr>
            <w:t xml:space="preserve">Fecha de Liberación: </w:t>
          </w:r>
          <w:proofErr w:type="spellStart"/>
          <w:r w:rsidRPr="008F0FE6">
            <w:rPr>
              <w:rFonts w:ascii="Century Gothic" w:hAnsi="Century Gothic" w:cs="Arial"/>
              <w:b/>
              <w:sz w:val="14"/>
              <w:szCs w:val="14"/>
            </w:rPr>
            <w:t>dd</w:t>
          </w:r>
          <w:proofErr w:type="spellEnd"/>
          <w:r w:rsidRPr="008F0FE6">
            <w:rPr>
              <w:rFonts w:ascii="Century Gothic" w:hAnsi="Century Gothic" w:cs="Arial"/>
              <w:b/>
              <w:sz w:val="14"/>
              <w:szCs w:val="14"/>
            </w:rPr>
            <w:t>/mm/</w:t>
          </w:r>
          <w:proofErr w:type="spellStart"/>
          <w:r w:rsidRPr="008F0FE6">
            <w:rPr>
              <w:rFonts w:ascii="Century Gothic" w:hAnsi="Century Gothic" w:cs="Arial"/>
              <w:b/>
              <w:sz w:val="14"/>
              <w:szCs w:val="14"/>
            </w:rPr>
            <w:t>aaaa</w:t>
          </w:r>
          <w:proofErr w:type="spellEnd"/>
        </w:p>
      </w:tc>
    </w:tr>
    <w:tr w:rsidR="001A5CEF" w:rsidRPr="00FE2C15" w14:paraId="69953A93" w14:textId="77777777" w:rsidTr="001E77C9">
      <w:trPr>
        <w:trHeight w:val="395"/>
      </w:trPr>
      <w:tc>
        <w:tcPr>
          <w:tcW w:w="11141" w:type="dxa"/>
          <w:gridSpan w:val="3"/>
        </w:tcPr>
        <w:p w14:paraId="16F37241" w14:textId="77777777" w:rsidR="001A5CEF" w:rsidRPr="008F0FE6" w:rsidRDefault="001A5CEF" w:rsidP="001E77C9">
          <w:pPr>
            <w:pStyle w:val="Piedepgina"/>
            <w:ind w:right="51"/>
            <w:jc w:val="center"/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</w:pP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La naturaleza de la información contenida en este documento es: </w:t>
          </w:r>
          <w:r w:rsidRPr="008F0FE6">
            <w:rPr>
              <w:rFonts w:ascii="Century Gothic" w:hAnsi="Century Gothic" w:cs="Arial"/>
              <w:b/>
              <w:color w:val="404040" w:themeColor="text1" w:themeTint="BF"/>
              <w:sz w:val="14"/>
              <w:szCs w:val="14"/>
            </w:rPr>
            <w:t>Uso interno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, </w:t>
          </w:r>
          <w:proofErr w:type="gramStart"/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y</w:t>
          </w:r>
          <w:proofErr w:type="gramEnd"/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por lo tanto, puede ser divulgada al interior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autorización, pero no puede divulgarse fuera de </w:t>
          </w:r>
          <w:r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>Bolsa Mexicana de Valores</w:t>
          </w:r>
          <w:r w:rsidRPr="008F0FE6">
            <w:rPr>
              <w:rFonts w:ascii="Century Gothic" w:hAnsi="Century Gothic" w:cs="Arial"/>
              <w:color w:val="404040" w:themeColor="text1" w:themeTint="BF"/>
              <w:sz w:val="14"/>
              <w:szCs w:val="14"/>
            </w:rPr>
            <w:t xml:space="preserve"> sin autorización del emisor del documento.</w:t>
          </w:r>
        </w:p>
      </w:tc>
    </w:tr>
  </w:tbl>
  <w:p w14:paraId="1F6ACBEC" w14:textId="77777777" w:rsidR="001A5CEF" w:rsidRDefault="001A5CEF">
    <w:pPr>
      <w:pStyle w:val="Piedepgina"/>
    </w:pPr>
    <w:r w:rsidRPr="00083FF0"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458BAAD2" wp14:editId="1A2517F4">
              <wp:simplePos x="0" y="0"/>
              <wp:positionH relativeFrom="page">
                <wp:align>right</wp:align>
              </wp:positionH>
              <wp:positionV relativeFrom="paragraph">
                <wp:posOffset>95265</wp:posOffset>
              </wp:positionV>
              <wp:extent cx="6107810" cy="269083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07810" cy="26908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4386010" w14:textId="77777777" w:rsidR="001A5CEF" w:rsidRPr="006A523E" w:rsidRDefault="001A5CEF" w:rsidP="00083FF0">
                          <w:pPr>
                            <w:spacing w:after="120" w:line="180" w:lineRule="atLeast"/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</w:pP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Paseo de la Reforma 255,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Col.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Cuauhtémoc,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C.P. 06500, 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CDMX | Tel.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>5342 9000</w:t>
                          </w:r>
                          <w:r w:rsidRPr="006A523E"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 | </w:t>
                          </w:r>
                          <w:r>
                            <w:rPr>
                              <w:rFonts w:ascii="AvantGarde LT Book" w:hAnsi="AvantGarde LT Book"/>
                              <w:color w:val="FFFFFF" w:themeColor="background1"/>
                              <w:sz w:val="20"/>
                            </w:rPr>
                            <w:t xml:space="preserve">www.bmv.com.mx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8BAAD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29.75pt;margin-top:7.5pt;width:480.95pt;height:21.2pt;z-index:251658242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" filled="f" stroked="f">
              <v:textbox>
                <w:txbxContent>
                  <w:p w14:paraId="44386010" w14:textId="77777777" w:rsidR="001A5CEF" w:rsidRPr="006A523E" w:rsidRDefault="001A5CEF" w:rsidP="00083FF0">
                    <w:pPr>
                      <w:spacing w:after="120" w:line="180" w:lineRule="atLeast"/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</w:pP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Paseo de la Reforma 255,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Col.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Cuauhtémoc,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C.P. 06500, 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CDMX | Tel.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>5342 9000</w:t>
                    </w:r>
                    <w:r w:rsidRPr="006A523E"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 | </w:t>
                    </w:r>
                    <w:r>
                      <w:rPr>
                        <w:rFonts w:ascii="AvantGarde LT Book" w:hAnsi="AvantGarde LT Book"/>
                        <w:color w:val="FFFFFF" w:themeColor="background1"/>
                        <w:sz w:val="20"/>
                      </w:rPr>
                      <w:t xml:space="preserve">www.bmv.com.mx 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8241" behindDoc="0" locked="0" layoutInCell="1" allowOverlap="1" wp14:anchorId="7F136EEC" wp14:editId="27935EE1">
          <wp:simplePos x="0" y="0"/>
          <wp:positionH relativeFrom="page">
            <wp:posOffset>1617980</wp:posOffset>
          </wp:positionH>
          <wp:positionV relativeFrom="paragraph">
            <wp:posOffset>67310</wp:posOffset>
          </wp:positionV>
          <wp:extent cx="6175375" cy="626745"/>
          <wp:effectExtent l="0" t="0" r="0" b="1905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175375" cy="626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3" behindDoc="0" locked="0" layoutInCell="1" allowOverlap="1" wp14:anchorId="61EDB616" wp14:editId="27935EE1">
          <wp:simplePos x="0" y="0"/>
          <wp:positionH relativeFrom="page">
            <wp:posOffset>-1167130</wp:posOffset>
          </wp:positionH>
          <wp:positionV relativeFrom="paragraph">
            <wp:posOffset>71009</wp:posOffset>
          </wp:positionV>
          <wp:extent cx="2788285" cy="421005"/>
          <wp:effectExtent l="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14" t="84746" r="85560" b="3001"/>
                  <a:stretch/>
                </pic:blipFill>
                <pic:spPr bwMode="auto">
                  <a:xfrm>
                    <a:off x="0" y="0"/>
                    <a:ext cx="2788285" cy="4210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172C57" w14:textId="77777777" w:rsidR="00217A63" w:rsidRDefault="00217A63" w:rsidP="0095125F">
      <w:pPr>
        <w:spacing w:after="0" w:line="240" w:lineRule="auto"/>
      </w:pPr>
      <w:r>
        <w:separator/>
      </w:r>
    </w:p>
  </w:footnote>
  <w:footnote w:type="continuationSeparator" w:id="0">
    <w:p w14:paraId="0877010A" w14:textId="77777777" w:rsidR="00217A63" w:rsidRDefault="00217A63" w:rsidP="0095125F">
      <w:pPr>
        <w:spacing w:after="0" w:line="240" w:lineRule="auto"/>
      </w:pPr>
      <w:r>
        <w:continuationSeparator/>
      </w:r>
    </w:p>
  </w:footnote>
  <w:footnote w:type="continuationNotice" w:id="1">
    <w:p w14:paraId="4B06B332" w14:textId="77777777" w:rsidR="00217A63" w:rsidRDefault="00217A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6A231D" w14:textId="77777777" w:rsidR="001A5CEF" w:rsidRDefault="001A5CEF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4" behindDoc="1" locked="0" layoutInCell="1" allowOverlap="1" wp14:anchorId="07BF1AE9" wp14:editId="4978215B">
          <wp:simplePos x="0" y="0"/>
          <wp:positionH relativeFrom="page">
            <wp:posOffset>6177196</wp:posOffset>
          </wp:positionH>
          <wp:positionV relativeFrom="paragraph">
            <wp:posOffset>-172983</wp:posOffset>
          </wp:positionV>
          <wp:extent cx="1371600" cy="323850"/>
          <wp:effectExtent l="0" t="0" r="0" b="0"/>
          <wp:wrapNone/>
          <wp:docPr id="26" name="Imagen 26" descr="C:\Users\jmaldonado\AppData\Local\Microsoft\Windows\INetCache\Content.Word\GrupoBMV - 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jmaldonado\AppData\Local\Microsoft\Windows\INetCache\Content.Word\GrupoBMV - final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drawing>
        <wp:anchor distT="0" distB="0" distL="114300" distR="114300" simplePos="0" relativeHeight="251658240" behindDoc="0" locked="0" layoutInCell="1" allowOverlap="1" wp14:anchorId="6CB48150" wp14:editId="0777777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6175612" cy="626745"/>
          <wp:effectExtent l="0" t="0" r="0" b="1905"/>
          <wp:wrapNone/>
          <wp:docPr id="27" name="Imagen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1142"/>
                  <a:stretch/>
                </pic:blipFill>
                <pic:spPr bwMode="auto">
                  <a:xfrm>
                    <a:off x="0" y="0"/>
                    <a:ext cx="6215527" cy="6307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s-MX"/>
      </w:rPr>
      <w:t>|</w:t>
    </w:r>
  </w:p>
  <w:p w14:paraId="6FFBD3EC" w14:textId="77777777" w:rsidR="001A5CEF" w:rsidRDefault="001A5CEF">
    <w:pPr>
      <w:pStyle w:val="Encabezado"/>
    </w:pPr>
  </w:p>
  <w:p w14:paraId="30DCCCAD" w14:textId="77777777" w:rsidR="001A5CEF" w:rsidRDefault="001A5CEF" w:rsidP="009512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9161E"/>
    <w:multiLevelType w:val="hybridMultilevel"/>
    <w:tmpl w:val="11F4088E"/>
    <w:lvl w:ilvl="0" w:tplc="6730045E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  <w:color w:val="auto"/>
      </w:rPr>
    </w:lvl>
    <w:lvl w:ilvl="1" w:tplc="080A0001">
      <w:start w:val="1"/>
      <w:numFmt w:val="bullet"/>
      <w:lvlText w:val=""/>
      <w:lvlJc w:val="left"/>
      <w:pPr>
        <w:ind w:left="1865" w:hanging="360"/>
      </w:pPr>
      <w:rPr>
        <w:rFonts w:ascii="Symbol" w:hAnsi="Symbol" w:hint="default"/>
        <w:color w:val="auto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D2741"/>
    <w:multiLevelType w:val="hybridMultilevel"/>
    <w:tmpl w:val="50C05762"/>
    <w:lvl w:ilvl="0" w:tplc="B164E6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4EFB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6E5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F6B6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A48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6BE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C71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428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4234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A02A1"/>
    <w:multiLevelType w:val="hybridMultilevel"/>
    <w:tmpl w:val="39F6E782"/>
    <w:lvl w:ilvl="0" w:tplc="E4F0555C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496" w:hanging="360"/>
      </w:pPr>
    </w:lvl>
    <w:lvl w:ilvl="2" w:tplc="0409001B">
      <w:start w:val="1"/>
      <w:numFmt w:val="lowerRoman"/>
      <w:lvlText w:val="%3."/>
      <w:lvlJc w:val="right"/>
      <w:pPr>
        <w:ind w:left="3216" w:hanging="180"/>
      </w:pPr>
    </w:lvl>
    <w:lvl w:ilvl="3" w:tplc="0409000F" w:tentative="1">
      <w:start w:val="1"/>
      <w:numFmt w:val="decimal"/>
      <w:lvlText w:val="%4."/>
      <w:lvlJc w:val="left"/>
      <w:pPr>
        <w:ind w:left="3936" w:hanging="360"/>
      </w:pPr>
    </w:lvl>
    <w:lvl w:ilvl="4" w:tplc="04090019" w:tentative="1">
      <w:start w:val="1"/>
      <w:numFmt w:val="lowerLetter"/>
      <w:lvlText w:val="%5."/>
      <w:lvlJc w:val="left"/>
      <w:pPr>
        <w:ind w:left="4656" w:hanging="360"/>
      </w:pPr>
    </w:lvl>
    <w:lvl w:ilvl="5" w:tplc="0409001B" w:tentative="1">
      <w:start w:val="1"/>
      <w:numFmt w:val="lowerRoman"/>
      <w:lvlText w:val="%6."/>
      <w:lvlJc w:val="right"/>
      <w:pPr>
        <w:ind w:left="5376" w:hanging="180"/>
      </w:pPr>
    </w:lvl>
    <w:lvl w:ilvl="6" w:tplc="0409000F" w:tentative="1">
      <w:start w:val="1"/>
      <w:numFmt w:val="decimal"/>
      <w:lvlText w:val="%7."/>
      <w:lvlJc w:val="left"/>
      <w:pPr>
        <w:ind w:left="6096" w:hanging="360"/>
      </w:pPr>
    </w:lvl>
    <w:lvl w:ilvl="7" w:tplc="04090019" w:tentative="1">
      <w:start w:val="1"/>
      <w:numFmt w:val="lowerLetter"/>
      <w:lvlText w:val="%8."/>
      <w:lvlJc w:val="left"/>
      <w:pPr>
        <w:ind w:left="6816" w:hanging="360"/>
      </w:pPr>
    </w:lvl>
    <w:lvl w:ilvl="8" w:tplc="040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04252CB8"/>
    <w:multiLevelType w:val="hybridMultilevel"/>
    <w:tmpl w:val="E3C8F47A"/>
    <w:lvl w:ilvl="0" w:tplc="7B223FB0">
      <w:numFmt w:val="none"/>
      <w:lvlText w:val=""/>
      <w:lvlJc w:val="left"/>
      <w:pPr>
        <w:tabs>
          <w:tab w:val="num" w:pos="360"/>
        </w:tabs>
      </w:pPr>
    </w:lvl>
    <w:lvl w:ilvl="1" w:tplc="C1A2E602">
      <w:start w:val="1"/>
      <w:numFmt w:val="lowerLetter"/>
      <w:lvlText w:val="%2."/>
      <w:lvlJc w:val="left"/>
      <w:pPr>
        <w:ind w:left="1440" w:hanging="360"/>
      </w:pPr>
    </w:lvl>
    <w:lvl w:ilvl="2" w:tplc="89EA5E8A">
      <w:start w:val="1"/>
      <w:numFmt w:val="lowerRoman"/>
      <w:lvlText w:val="%3."/>
      <w:lvlJc w:val="right"/>
      <w:pPr>
        <w:ind w:left="2160" w:hanging="180"/>
      </w:pPr>
    </w:lvl>
    <w:lvl w:ilvl="3" w:tplc="51BE449A">
      <w:start w:val="1"/>
      <w:numFmt w:val="decimal"/>
      <w:lvlText w:val="%4."/>
      <w:lvlJc w:val="left"/>
      <w:pPr>
        <w:ind w:left="2880" w:hanging="360"/>
      </w:pPr>
    </w:lvl>
    <w:lvl w:ilvl="4" w:tplc="3AD0C920">
      <w:start w:val="1"/>
      <w:numFmt w:val="lowerLetter"/>
      <w:lvlText w:val="%5."/>
      <w:lvlJc w:val="left"/>
      <w:pPr>
        <w:ind w:left="3600" w:hanging="360"/>
      </w:pPr>
    </w:lvl>
    <w:lvl w:ilvl="5" w:tplc="8ECCA26A">
      <w:start w:val="1"/>
      <w:numFmt w:val="lowerRoman"/>
      <w:lvlText w:val="%6."/>
      <w:lvlJc w:val="right"/>
      <w:pPr>
        <w:ind w:left="4320" w:hanging="180"/>
      </w:pPr>
    </w:lvl>
    <w:lvl w:ilvl="6" w:tplc="42A2A6C8">
      <w:start w:val="1"/>
      <w:numFmt w:val="decimal"/>
      <w:lvlText w:val="%7."/>
      <w:lvlJc w:val="left"/>
      <w:pPr>
        <w:ind w:left="5040" w:hanging="360"/>
      </w:pPr>
    </w:lvl>
    <w:lvl w:ilvl="7" w:tplc="F3084272">
      <w:start w:val="1"/>
      <w:numFmt w:val="lowerLetter"/>
      <w:lvlText w:val="%8."/>
      <w:lvlJc w:val="left"/>
      <w:pPr>
        <w:ind w:left="5760" w:hanging="360"/>
      </w:pPr>
    </w:lvl>
    <w:lvl w:ilvl="8" w:tplc="7396B2B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4F750F"/>
    <w:multiLevelType w:val="hybridMultilevel"/>
    <w:tmpl w:val="2C7A9A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8041B4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6D135D0"/>
    <w:multiLevelType w:val="hybridMultilevel"/>
    <w:tmpl w:val="67BAD996"/>
    <w:lvl w:ilvl="0" w:tplc="04090019">
      <w:start w:val="1"/>
      <w:numFmt w:val="lowerLetter"/>
      <w:lvlText w:val="%1."/>
      <w:lvlJc w:val="left"/>
      <w:pPr>
        <w:ind w:left="214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1248B6"/>
    <w:multiLevelType w:val="hybridMultilevel"/>
    <w:tmpl w:val="C906718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090522E0"/>
    <w:multiLevelType w:val="hybridMultilevel"/>
    <w:tmpl w:val="19D68F76"/>
    <w:lvl w:ilvl="0" w:tplc="0BE25420">
      <w:numFmt w:val="none"/>
      <w:lvlText w:val=""/>
      <w:lvlJc w:val="left"/>
      <w:pPr>
        <w:tabs>
          <w:tab w:val="num" w:pos="360"/>
        </w:tabs>
      </w:pPr>
    </w:lvl>
    <w:lvl w:ilvl="1" w:tplc="DEFAC2D8">
      <w:start w:val="1"/>
      <w:numFmt w:val="lowerLetter"/>
      <w:lvlText w:val="%2."/>
      <w:lvlJc w:val="left"/>
      <w:pPr>
        <w:ind w:left="1440" w:hanging="360"/>
      </w:pPr>
    </w:lvl>
    <w:lvl w:ilvl="2" w:tplc="742EA5E4">
      <w:start w:val="1"/>
      <w:numFmt w:val="lowerRoman"/>
      <w:lvlText w:val="%3."/>
      <w:lvlJc w:val="right"/>
      <w:pPr>
        <w:ind w:left="2160" w:hanging="180"/>
      </w:pPr>
    </w:lvl>
    <w:lvl w:ilvl="3" w:tplc="C4EAE420">
      <w:start w:val="1"/>
      <w:numFmt w:val="decimal"/>
      <w:lvlText w:val="%4."/>
      <w:lvlJc w:val="left"/>
      <w:pPr>
        <w:ind w:left="2880" w:hanging="360"/>
      </w:pPr>
    </w:lvl>
    <w:lvl w:ilvl="4" w:tplc="39909F16">
      <w:start w:val="1"/>
      <w:numFmt w:val="lowerLetter"/>
      <w:lvlText w:val="%5."/>
      <w:lvlJc w:val="left"/>
      <w:pPr>
        <w:ind w:left="3600" w:hanging="360"/>
      </w:pPr>
    </w:lvl>
    <w:lvl w:ilvl="5" w:tplc="B0FC5CC6">
      <w:start w:val="1"/>
      <w:numFmt w:val="lowerRoman"/>
      <w:lvlText w:val="%6."/>
      <w:lvlJc w:val="right"/>
      <w:pPr>
        <w:ind w:left="4320" w:hanging="180"/>
      </w:pPr>
    </w:lvl>
    <w:lvl w:ilvl="6" w:tplc="A6746180">
      <w:start w:val="1"/>
      <w:numFmt w:val="decimal"/>
      <w:lvlText w:val="%7."/>
      <w:lvlJc w:val="left"/>
      <w:pPr>
        <w:ind w:left="5040" w:hanging="360"/>
      </w:pPr>
    </w:lvl>
    <w:lvl w:ilvl="7" w:tplc="E6A6F388">
      <w:start w:val="1"/>
      <w:numFmt w:val="lowerLetter"/>
      <w:lvlText w:val="%8."/>
      <w:lvlJc w:val="left"/>
      <w:pPr>
        <w:ind w:left="5760" w:hanging="360"/>
      </w:pPr>
    </w:lvl>
    <w:lvl w:ilvl="8" w:tplc="33C2FAE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617B57"/>
    <w:multiLevelType w:val="multilevel"/>
    <w:tmpl w:val="271A73AA"/>
    <w:lvl w:ilvl="0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A521967"/>
    <w:multiLevelType w:val="hybridMultilevel"/>
    <w:tmpl w:val="99640C1C"/>
    <w:lvl w:ilvl="0" w:tplc="080A0015">
      <w:start w:val="1"/>
      <w:numFmt w:val="upperLetter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0B28378E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2" w15:restartNumberingAfterBreak="0">
    <w:nsid w:val="0B794C72"/>
    <w:multiLevelType w:val="hybridMultilevel"/>
    <w:tmpl w:val="0BDEA510"/>
    <w:lvl w:ilvl="0" w:tplc="05C82442">
      <w:numFmt w:val="none"/>
      <w:lvlText w:val=""/>
      <w:lvlJc w:val="left"/>
      <w:pPr>
        <w:tabs>
          <w:tab w:val="num" w:pos="360"/>
        </w:tabs>
      </w:pPr>
    </w:lvl>
    <w:lvl w:ilvl="1" w:tplc="7E1A3E90">
      <w:start w:val="1"/>
      <w:numFmt w:val="lowerLetter"/>
      <w:lvlText w:val="%2."/>
      <w:lvlJc w:val="left"/>
      <w:pPr>
        <w:ind w:left="1440" w:hanging="360"/>
      </w:pPr>
    </w:lvl>
    <w:lvl w:ilvl="2" w:tplc="A5F68038">
      <w:start w:val="1"/>
      <w:numFmt w:val="lowerRoman"/>
      <w:lvlText w:val="%3."/>
      <w:lvlJc w:val="right"/>
      <w:pPr>
        <w:ind w:left="2160" w:hanging="180"/>
      </w:pPr>
    </w:lvl>
    <w:lvl w:ilvl="3" w:tplc="61D0CDF6">
      <w:start w:val="1"/>
      <w:numFmt w:val="decimal"/>
      <w:lvlText w:val="%4."/>
      <w:lvlJc w:val="left"/>
      <w:pPr>
        <w:ind w:left="2880" w:hanging="360"/>
      </w:pPr>
    </w:lvl>
    <w:lvl w:ilvl="4" w:tplc="DF7083E0">
      <w:start w:val="1"/>
      <w:numFmt w:val="lowerLetter"/>
      <w:lvlText w:val="%5."/>
      <w:lvlJc w:val="left"/>
      <w:pPr>
        <w:ind w:left="3600" w:hanging="360"/>
      </w:pPr>
    </w:lvl>
    <w:lvl w:ilvl="5" w:tplc="A0EC22B2">
      <w:start w:val="1"/>
      <w:numFmt w:val="lowerRoman"/>
      <w:lvlText w:val="%6."/>
      <w:lvlJc w:val="right"/>
      <w:pPr>
        <w:ind w:left="4320" w:hanging="180"/>
      </w:pPr>
    </w:lvl>
    <w:lvl w:ilvl="6" w:tplc="6556ECFC">
      <w:start w:val="1"/>
      <w:numFmt w:val="decimal"/>
      <w:lvlText w:val="%7."/>
      <w:lvlJc w:val="left"/>
      <w:pPr>
        <w:ind w:left="5040" w:hanging="360"/>
      </w:pPr>
    </w:lvl>
    <w:lvl w:ilvl="7" w:tplc="27F2C020">
      <w:start w:val="1"/>
      <w:numFmt w:val="lowerLetter"/>
      <w:lvlText w:val="%8."/>
      <w:lvlJc w:val="left"/>
      <w:pPr>
        <w:ind w:left="5760" w:hanging="360"/>
      </w:pPr>
    </w:lvl>
    <w:lvl w:ilvl="8" w:tplc="1D28D8A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A07EB2"/>
    <w:multiLevelType w:val="hybridMultilevel"/>
    <w:tmpl w:val="3F60C040"/>
    <w:lvl w:ilvl="0" w:tplc="E9DE9750">
      <w:numFmt w:val="none"/>
      <w:lvlText w:val=""/>
      <w:lvlJc w:val="left"/>
      <w:pPr>
        <w:tabs>
          <w:tab w:val="num" w:pos="360"/>
        </w:tabs>
      </w:pPr>
    </w:lvl>
    <w:lvl w:ilvl="1" w:tplc="4C6E8DBE">
      <w:start w:val="1"/>
      <w:numFmt w:val="lowerLetter"/>
      <w:lvlText w:val="%2."/>
      <w:lvlJc w:val="left"/>
      <w:pPr>
        <w:ind w:left="1440" w:hanging="360"/>
      </w:pPr>
    </w:lvl>
    <w:lvl w:ilvl="2" w:tplc="217AD08E">
      <w:start w:val="1"/>
      <w:numFmt w:val="lowerRoman"/>
      <w:lvlText w:val="%3."/>
      <w:lvlJc w:val="right"/>
      <w:pPr>
        <w:ind w:left="2160" w:hanging="180"/>
      </w:pPr>
    </w:lvl>
    <w:lvl w:ilvl="3" w:tplc="8D80D2A8">
      <w:start w:val="1"/>
      <w:numFmt w:val="decimal"/>
      <w:lvlText w:val="%4."/>
      <w:lvlJc w:val="left"/>
      <w:pPr>
        <w:ind w:left="2880" w:hanging="360"/>
      </w:pPr>
    </w:lvl>
    <w:lvl w:ilvl="4" w:tplc="1774355C">
      <w:start w:val="1"/>
      <w:numFmt w:val="lowerLetter"/>
      <w:lvlText w:val="%5."/>
      <w:lvlJc w:val="left"/>
      <w:pPr>
        <w:ind w:left="3600" w:hanging="360"/>
      </w:pPr>
    </w:lvl>
    <w:lvl w:ilvl="5" w:tplc="917843D8">
      <w:start w:val="1"/>
      <w:numFmt w:val="lowerRoman"/>
      <w:lvlText w:val="%6."/>
      <w:lvlJc w:val="right"/>
      <w:pPr>
        <w:ind w:left="4320" w:hanging="180"/>
      </w:pPr>
    </w:lvl>
    <w:lvl w:ilvl="6" w:tplc="3C1EB7D0">
      <w:start w:val="1"/>
      <w:numFmt w:val="decimal"/>
      <w:lvlText w:val="%7."/>
      <w:lvlJc w:val="left"/>
      <w:pPr>
        <w:ind w:left="5040" w:hanging="360"/>
      </w:pPr>
    </w:lvl>
    <w:lvl w:ilvl="7" w:tplc="1F428F72">
      <w:start w:val="1"/>
      <w:numFmt w:val="lowerLetter"/>
      <w:lvlText w:val="%8."/>
      <w:lvlJc w:val="left"/>
      <w:pPr>
        <w:ind w:left="5760" w:hanging="360"/>
      </w:pPr>
    </w:lvl>
    <w:lvl w:ilvl="8" w:tplc="A5C0208A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707823"/>
    <w:multiLevelType w:val="multilevel"/>
    <w:tmpl w:val="C1FA3C06"/>
    <w:lvl w:ilvl="0">
      <w:start w:val="1"/>
      <w:numFmt w:val="decimal"/>
      <w:lvlText w:val="%1."/>
      <w:lvlJc w:val="left"/>
      <w:pPr>
        <w:ind w:left="2138" w:hanging="360"/>
      </w:pPr>
      <w:rPr>
        <w:color w:val="auto"/>
      </w:rPr>
    </w:lvl>
    <w:lvl w:ilvl="1">
      <w:start w:val="1"/>
      <w:numFmt w:val="decimal"/>
      <w:lvlText w:val="%1.%2"/>
      <w:lvlJc w:val="left"/>
      <w:pPr>
        <w:ind w:left="1495" w:hanging="36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2498" w:hanging="720"/>
      </w:pPr>
      <w:rPr>
        <w:color w:val="auto"/>
      </w:rPr>
    </w:lvl>
    <w:lvl w:ilvl="3">
      <w:start w:val="1"/>
      <w:numFmt w:val="decimal"/>
      <w:lvlText w:val="%1.%2.%3.%4"/>
      <w:lvlJc w:val="left"/>
      <w:pPr>
        <w:ind w:left="2498" w:hanging="720"/>
      </w:pPr>
    </w:lvl>
    <w:lvl w:ilvl="4">
      <w:start w:val="1"/>
      <w:numFmt w:val="decimal"/>
      <w:lvlText w:val="%1.%2.%3.%4.%5"/>
      <w:lvlJc w:val="left"/>
      <w:pPr>
        <w:ind w:left="2498" w:hanging="720"/>
      </w:pPr>
    </w:lvl>
    <w:lvl w:ilvl="5">
      <w:start w:val="1"/>
      <w:numFmt w:val="decimal"/>
      <w:lvlText w:val="%1.%2.%3.%4.%5.%6"/>
      <w:lvlJc w:val="left"/>
      <w:pPr>
        <w:ind w:left="2858" w:hanging="1080"/>
      </w:pPr>
    </w:lvl>
    <w:lvl w:ilvl="6">
      <w:start w:val="1"/>
      <w:numFmt w:val="decimal"/>
      <w:lvlText w:val="%1.%2.%3.%4.%5.%6.%7"/>
      <w:lvlJc w:val="left"/>
      <w:pPr>
        <w:ind w:left="2858" w:hanging="1080"/>
      </w:pPr>
    </w:lvl>
    <w:lvl w:ilvl="7">
      <w:start w:val="1"/>
      <w:numFmt w:val="decimal"/>
      <w:lvlText w:val="%1.%2.%3.%4.%5.%6.%7.%8"/>
      <w:lvlJc w:val="left"/>
      <w:pPr>
        <w:ind w:left="3218" w:hanging="1440"/>
      </w:pPr>
    </w:lvl>
    <w:lvl w:ilvl="8">
      <w:start w:val="1"/>
      <w:numFmt w:val="decimal"/>
      <w:lvlText w:val="%1.%2.%3.%4.%5.%6.%7.%8.%9"/>
      <w:lvlJc w:val="left"/>
      <w:pPr>
        <w:ind w:left="3218" w:hanging="1440"/>
      </w:pPr>
    </w:lvl>
  </w:abstractNum>
  <w:abstractNum w:abstractNumId="15" w15:restartNumberingAfterBreak="0">
    <w:nsid w:val="191A3CAF"/>
    <w:multiLevelType w:val="hybridMultilevel"/>
    <w:tmpl w:val="FFFFFFFF"/>
    <w:lvl w:ilvl="0" w:tplc="97ECE0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24A0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00A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985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A1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622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A8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9293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CF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23695"/>
    <w:multiLevelType w:val="multilevel"/>
    <w:tmpl w:val="1DDCD26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1EEF7D1C"/>
    <w:multiLevelType w:val="multilevel"/>
    <w:tmpl w:val="F93AACE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FEA6024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19" w15:restartNumberingAfterBreak="0">
    <w:nsid w:val="30877335"/>
    <w:multiLevelType w:val="hybridMultilevel"/>
    <w:tmpl w:val="8F96E0C4"/>
    <w:lvl w:ilvl="0" w:tplc="4AE21E0C">
      <w:numFmt w:val="none"/>
      <w:lvlText w:val=""/>
      <w:lvlJc w:val="left"/>
      <w:pPr>
        <w:tabs>
          <w:tab w:val="num" w:pos="360"/>
        </w:tabs>
      </w:pPr>
    </w:lvl>
    <w:lvl w:ilvl="1" w:tplc="1B68DF34">
      <w:start w:val="1"/>
      <w:numFmt w:val="lowerLetter"/>
      <w:lvlText w:val="%2."/>
      <w:lvlJc w:val="left"/>
      <w:pPr>
        <w:ind w:left="1440" w:hanging="360"/>
      </w:pPr>
    </w:lvl>
    <w:lvl w:ilvl="2" w:tplc="75F24574">
      <w:start w:val="1"/>
      <w:numFmt w:val="lowerRoman"/>
      <w:lvlText w:val="%3."/>
      <w:lvlJc w:val="right"/>
      <w:pPr>
        <w:ind w:left="2160" w:hanging="180"/>
      </w:pPr>
    </w:lvl>
    <w:lvl w:ilvl="3" w:tplc="F1C817A2">
      <w:start w:val="1"/>
      <w:numFmt w:val="decimal"/>
      <w:lvlText w:val="%4."/>
      <w:lvlJc w:val="left"/>
      <w:pPr>
        <w:ind w:left="2880" w:hanging="360"/>
      </w:pPr>
    </w:lvl>
    <w:lvl w:ilvl="4" w:tplc="15ACD8A2">
      <w:start w:val="1"/>
      <w:numFmt w:val="lowerLetter"/>
      <w:lvlText w:val="%5."/>
      <w:lvlJc w:val="left"/>
      <w:pPr>
        <w:ind w:left="3600" w:hanging="360"/>
      </w:pPr>
    </w:lvl>
    <w:lvl w:ilvl="5" w:tplc="752EEAE0">
      <w:start w:val="1"/>
      <w:numFmt w:val="lowerRoman"/>
      <w:lvlText w:val="%6."/>
      <w:lvlJc w:val="right"/>
      <w:pPr>
        <w:ind w:left="4320" w:hanging="180"/>
      </w:pPr>
    </w:lvl>
    <w:lvl w:ilvl="6" w:tplc="422E5418">
      <w:start w:val="1"/>
      <w:numFmt w:val="decimal"/>
      <w:lvlText w:val="%7."/>
      <w:lvlJc w:val="left"/>
      <w:pPr>
        <w:ind w:left="5040" w:hanging="360"/>
      </w:pPr>
    </w:lvl>
    <w:lvl w:ilvl="7" w:tplc="ADE4AD28">
      <w:start w:val="1"/>
      <w:numFmt w:val="lowerLetter"/>
      <w:lvlText w:val="%8."/>
      <w:lvlJc w:val="left"/>
      <w:pPr>
        <w:ind w:left="5760" w:hanging="360"/>
      </w:pPr>
    </w:lvl>
    <w:lvl w:ilvl="8" w:tplc="6B18FEC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E48ED"/>
    <w:multiLevelType w:val="multilevel"/>
    <w:tmpl w:val="DED2C9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21B76B2"/>
    <w:multiLevelType w:val="multilevel"/>
    <w:tmpl w:val="55BC958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2" w15:restartNumberingAfterBreak="0">
    <w:nsid w:val="38E73AC6"/>
    <w:multiLevelType w:val="multilevel"/>
    <w:tmpl w:val="EE10746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93442B4"/>
    <w:multiLevelType w:val="hybridMultilevel"/>
    <w:tmpl w:val="C906718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3AEB7F00"/>
    <w:multiLevelType w:val="multilevel"/>
    <w:tmpl w:val="6C628CC6"/>
    <w:lvl w:ilvl="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5" w:hanging="2160"/>
      </w:pPr>
      <w:rPr>
        <w:rFonts w:hint="default"/>
      </w:rPr>
    </w:lvl>
  </w:abstractNum>
  <w:abstractNum w:abstractNumId="25" w15:restartNumberingAfterBreak="0">
    <w:nsid w:val="433336CD"/>
    <w:multiLevelType w:val="hybridMultilevel"/>
    <w:tmpl w:val="318AD69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855F90"/>
    <w:multiLevelType w:val="hybridMultilevel"/>
    <w:tmpl w:val="D4F2DB1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7" w15:restartNumberingAfterBreak="0">
    <w:nsid w:val="4C051183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EFB3123"/>
    <w:multiLevelType w:val="multilevel"/>
    <w:tmpl w:val="7486A5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9" w15:restartNumberingAfterBreak="0">
    <w:nsid w:val="5004725C"/>
    <w:multiLevelType w:val="hybridMultilevel"/>
    <w:tmpl w:val="CDDE3AAC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0" w15:restartNumberingAfterBreak="0">
    <w:nsid w:val="5092260C"/>
    <w:multiLevelType w:val="hybridMultilevel"/>
    <w:tmpl w:val="EE5013B8"/>
    <w:lvl w:ilvl="0" w:tplc="B61A8FD0">
      <w:numFmt w:val="none"/>
      <w:lvlText w:val=""/>
      <w:lvlJc w:val="left"/>
      <w:pPr>
        <w:tabs>
          <w:tab w:val="num" w:pos="360"/>
        </w:tabs>
      </w:pPr>
    </w:lvl>
    <w:lvl w:ilvl="1" w:tplc="81C4AE5E">
      <w:start w:val="1"/>
      <w:numFmt w:val="lowerLetter"/>
      <w:lvlText w:val="%2."/>
      <w:lvlJc w:val="left"/>
      <w:pPr>
        <w:ind w:left="1440" w:hanging="360"/>
      </w:pPr>
    </w:lvl>
    <w:lvl w:ilvl="2" w:tplc="C2BE7C5C">
      <w:start w:val="1"/>
      <w:numFmt w:val="lowerRoman"/>
      <w:lvlText w:val="%3."/>
      <w:lvlJc w:val="right"/>
      <w:pPr>
        <w:ind w:left="2160" w:hanging="180"/>
      </w:pPr>
    </w:lvl>
    <w:lvl w:ilvl="3" w:tplc="63AC405C">
      <w:start w:val="1"/>
      <w:numFmt w:val="decimal"/>
      <w:lvlText w:val="%4."/>
      <w:lvlJc w:val="left"/>
      <w:pPr>
        <w:ind w:left="2880" w:hanging="360"/>
      </w:pPr>
    </w:lvl>
    <w:lvl w:ilvl="4" w:tplc="779294F6">
      <w:start w:val="1"/>
      <w:numFmt w:val="lowerLetter"/>
      <w:lvlText w:val="%5."/>
      <w:lvlJc w:val="left"/>
      <w:pPr>
        <w:ind w:left="3600" w:hanging="360"/>
      </w:pPr>
    </w:lvl>
    <w:lvl w:ilvl="5" w:tplc="16529B80">
      <w:start w:val="1"/>
      <w:numFmt w:val="lowerRoman"/>
      <w:lvlText w:val="%6."/>
      <w:lvlJc w:val="right"/>
      <w:pPr>
        <w:ind w:left="4320" w:hanging="180"/>
      </w:pPr>
    </w:lvl>
    <w:lvl w:ilvl="6" w:tplc="05421B4E">
      <w:start w:val="1"/>
      <w:numFmt w:val="decimal"/>
      <w:lvlText w:val="%7."/>
      <w:lvlJc w:val="left"/>
      <w:pPr>
        <w:ind w:left="5040" w:hanging="360"/>
      </w:pPr>
    </w:lvl>
    <w:lvl w:ilvl="7" w:tplc="FC62EA5A">
      <w:start w:val="1"/>
      <w:numFmt w:val="lowerLetter"/>
      <w:lvlText w:val="%8."/>
      <w:lvlJc w:val="left"/>
      <w:pPr>
        <w:ind w:left="5760" w:hanging="360"/>
      </w:pPr>
    </w:lvl>
    <w:lvl w:ilvl="8" w:tplc="25F6D2D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B06D30"/>
    <w:multiLevelType w:val="multilevel"/>
    <w:tmpl w:val="168A234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5BC01C58"/>
    <w:multiLevelType w:val="multilevel"/>
    <w:tmpl w:val="271A73AA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21205DF"/>
    <w:multiLevelType w:val="hybridMultilevel"/>
    <w:tmpl w:val="DD220BA6"/>
    <w:lvl w:ilvl="0" w:tplc="04090019">
      <w:start w:val="1"/>
      <w:numFmt w:val="lowerLetter"/>
      <w:lvlText w:val="%1."/>
      <w:lvlJc w:val="left"/>
      <w:pPr>
        <w:ind w:left="2145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345488"/>
    <w:multiLevelType w:val="hybridMultilevel"/>
    <w:tmpl w:val="C9067180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5" w15:restartNumberingAfterBreak="0">
    <w:nsid w:val="69A06B55"/>
    <w:multiLevelType w:val="hybridMultilevel"/>
    <w:tmpl w:val="CEF4E9BA"/>
    <w:lvl w:ilvl="0" w:tplc="080A000F">
      <w:start w:val="1"/>
      <w:numFmt w:val="decimal"/>
      <w:lvlText w:val="%1."/>
      <w:lvlJc w:val="left"/>
      <w:pPr>
        <w:ind w:left="1785" w:hanging="360"/>
      </w:pPr>
    </w:lvl>
    <w:lvl w:ilvl="1" w:tplc="080A0019" w:tentative="1">
      <w:start w:val="1"/>
      <w:numFmt w:val="lowerLetter"/>
      <w:lvlText w:val="%2."/>
      <w:lvlJc w:val="left"/>
      <w:pPr>
        <w:ind w:left="2505" w:hanging="360"/>
      </w:pPr>
    </w:lvl>
    <w:lvl w:ilvl="2" w:tplc="080A001B" w:tentative="1">
      <w:start w:val="1"/>
      <w:numFmt w:val="lowerRoman"/>
      <w:lvlText w:val="%3."/>
      <w:lvlJc w:val="right"/>
      <w:pPr>
        <w:ind w:left="3225" w:hanging="180"/>
      </w:pPr>
    </w:lvl>
    <w:lvl w:ilvl="3" w:tplc="080A000F" w:tentative="1">
      <w:start w:val="1"/>
      <w:numFmt w:val="decimal"/>
      <w:lvlText w:val="%4."/>
      <w:lvlJc w:val="left"/>
      <w:pPr>
        <w:ind w:left="3945" w:hanging="360"/>
      </w:pPr>
    </w:lvl>
    <w:lvl w:ilvl="4" w:tplc="080A0019" w:tentative="1">
      <w:start w:val="1"/>
      <w:numFmt w:val="lowerLetter"/>
      <w:lvlText w:val="%5."/>
      <w:lvlJc w:val="left"/>
      <w:pPr>
        <w:ind w:left="4665" w:hanging="360"/>
      </w:pPr>
    </w:lvl>
    <w:lvl w:ilvl="5" w:tplc="080A001B" w:tentative="1">
      <w:start w:val="1"/>
      <w:numFmt w:val="lowerRoman"/>
      <w:lvlText w:val="%6."/>
      <w:lvlJc w:val="right"/>
      <w:pPr>
        <w:ind w:left="5385" w:hanging="180"/>
      </w:pPr>
    </w:lvl>
    <w:lvl w:ilvl="6" w:tplc="080A000F" w:tentative="1">
      <w:start w:val="1"/>
      <w:numFmt w:val="decimal"/>
      <w:lvlText w:val="%7."/>
      <w:lvlJc w:val="left"/>
      <w:pPr>
        <w:ind w:left="6105" w:hanging="360"/>
      </w:pPr>
    </w:lvl>
    <w:lvl w:ilvl="7" w:tplc="080A0019" w:tentative="1">
      <w:start w:val="1"/>
      <w:numFmt w:val="lowerLetter"/>
      <w:lvlText w:val="%8."/>
      <w:lvlJc w:val="left"/>
      <w:pPr>
        <w:ind w:left="6825" w:hanging="360"/>
      </w:pPr>
    </w:lvl>
    <w:lvl w:ilvl="8" w:tplc="080A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36" w15:restartNumberingAfterBreak="0">
    <w:nsid w:val="6C973457"/>
    <w:multiLevelType w:val="multilevel"/>
    <w:tmpl w:val="C9EAB1C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5.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FAA1D96"/>
    <w:multiLevelType w:val="hybridMultilevel"/>
    <w:tmpl w:val="06D20D3E"/>
    <w:lvl w:ilvl="0" w:tplc="080A000D">
      <w:start w:val="1"/>
      <w:numFmt w:val="bullet"/>
      <w:lvlText w:val=""/>
      <w:lvlJc w:val="left"/>
      <w:pPr>
        <w:ind w:left="1145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8" w15:restartNumberingAfterBreak="0">
    <w:nsid w:val="733F1438"/>
    <w:multiLevelType w:val="hybridMultilevel"/>
    <w:tmpl w:val="41C457E4"/>
    <w:lvl w:ilvl="0" w:tplc="E4F0555C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9" w15:restartNumberingAfterBreak="0">
    <w:nsid w:val="75603440"/>
    <w:multiLevelType w:val="multilevel"/>
    <w:tmpl w:val="6BBA4B70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767822AA"/>
    <w:multiLevelType w:val="multilevel"/>
    <w:tmpl w:val="26D893B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1" w15:restartNumberingAfterBreak="0">
    <w:nsid w:val="77F94F87"/>
    <w:multiLevelType w:val="multilevel"/>
    <w:tmpl w:val="4ED469D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00" w:hanging="2160"/>
      </w:pPr>
      <w:rPr>
        <w:rFonts w:hint="default"/>
      </w:rPr>
    </w:lvl>
  </w:abstractNum>
  <w:abstractNum w:abstractNumId="42" w15:restartNumberingAfterBreak="0">
    <w:nsid w:val="78302364"/>
    <w:multiLevelType w:val="hybridMultilevel"/>
    <w:tmpl w:val="014E5D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562F2B"/>
    <w:multiLevelType w:val="hybridMultilevel"/>
    <w:tmpl w:val="ACC447B0"/>
    <w:lvl w:ilvl="0" w:tplc="0C0A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A0003">
      <w:start w:val="1"/>
      <w:numFmt w:val="bullet"/>
      <w:lvlText w:val="o"/>
      <w:lvlJc w:val="left"/>
      <w:pPr>
        <w:ind w:left="2061" w:hanging="360"/>
      </w:pPr>
      <w:rPr>
        <w:rFonts w:ascii="Courier New" w:hAnsi="Courier New" w:cs="Courier New" w:hint="default"/>
        <w:color w:val="auto"/>
      </w:r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9"/>
  </w:num>
  <w:num w:numId="3">
    <w:abstractNumId w:val="3"/>
  </w:num>
  <w:num w:numId="4">
    <w:abstractNumId w:val="13"/>
  </w:num>
  <w:num w:numId="5">
    <w:abstractNumId w:val="12"/>
  </w:num>
  <w:num w:numId="6">
    <w:abstractNumId w:val="8"/>
  </w:num>
  <w:num w:numId="7">
    <w:abstractNumId w:val="30"/>
  </w:num>
  <w:num w:numId="8">
    <w:abstractNumId w:val="42"/>
  </w:num>
  <w:num w:numId="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7"/>
  </w:num>
  <w:num w:numId="12">
    <w:abstractNumId w:val="0"/>
  </w:num>
  <w:num w:numId="1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3"/>
  </w:num>
  <w:num w:numId="17">
    <w:abstractNumId w:val="14"/>
  </w:num>
  <w:num w:numId="18">
    <w:abstractNumId w:val="5"/>
  </w:num>
  <w:num w:numId="19">
    <w:abstractNumId w:val="40"/>
  </w:num>
  <w:num w:numId="20">
    <w:abstractNumId w:val="25"/>
  </w:num>
  <w:num w:numId="21">
    <w:abstractNumId w:val="1"/>
  </w:num>
  <w:num w:numId="22">
    <w:abstractNumId w:val="31"/>
  </w:num>
  <w:num w:numId="23">
    <w:abstractNumId w:val="28"/>
  </w:num>
  <w:num w:numId="24">
    <w:abstractNumId w:val="22"/>
  </w:num>
  <w:num w:numId="25">
    <w:abstractNumId w:val="39"/>
  </w:num>
  <w:num w:numId="26">
    <w:abstractNumId w:val="27"/>
  </w:num>
  <w:num w:numId="27">
    <w:abstractNumId w:val="4"/>
  </w:num>
  <w:num w:numId="28">
    <w:abstractNumId w:val="32"/>
  </w:num>
  <w:num w:numId="29">
    <w:abstractNumId w:val="9"/>
  </w:num>
  <w:num w:numId="30">
    <w:abstractNumId w:val="18"/>
  </w:num>
  <w:num w:numId="31">
    <w:abstractNumId w:val="29"/>
  </w:num>
  <w:num w:numId="32">
    <w:abstractNumId w:val="38"/>
  </w:num>
  <w:num w:numId="33">
    <w:abstractNumId w:val="24"/>
  </w:num>
  <w:num w:numId="34">
    <w:abstractNumId w:val="2"/>
  </w:num>
  <w:num w:numId="35">
    <w:abstractNumId w:val="6"/>
  </w:num>
  <w:num w:numId="36">
    <w:abstractNumId w:val="33"/>
  </w:num>
  <w:num w:numId="37">
    <w:abstractNumId w:val="41"/>
  </w:num>
  <w:num w:numId="38">
    <w:abstractNumId w:val="11"/>
  </w:num>
  <w:num w:numId="39">
    <w:abstractNumId w:val="35"/>
  </w:num>
  <w:num w:numId="40">
    <w:abstractNumId w:val="26"/>
  </w:num>
  <w:num w:numId="41">
    <w:abstractNumId w:val="7"/>
  </w:num>
  <w:num w:numId="42">
    <w:abstractNumId w:val="23"/>
  </w:num>
  <w:num w:numId="43">
    <w:abstractNumId w:val="10"/>
  </w:num>
  <w:num w:numId="44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na Gonzalez Buendia">
    <w15:presenceInfo w15:providerId="AD" w15:userId="S::mariana.gonzalez01@gbsupport.net::d0633b1d-96eb-42d1-9b2b-2ce3c4f294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25F"/>
    <w:rsid w:val="000061B5"/>
    <w:rsid w:val="00012457"/>
    <w:rsid w:val="00021A87"/>
    <w:rsid w:val="00026CB7"/>
    <w:rsid w:val="0002796F"/>
    <w:rsid w:val="0003103F"/>
    <w:rsid w:val="000328ED"/>
    <w:rsid w:val="00041D88"/>
    <w:rsid w:val="00044E61"/>
    <w:rsid w:val="000458A9"/>
    <w:rsid w:val="000469E4"/>
    <w:rsid w:val="00050EB3"/>
    <w:rsid w:val="00060EC7"/>
    <w:rsid w:val="00067872"/>
    <w:rsid w:val="000700B2"/>
    <w:rsid w:val="00076A7F"/>
    <w:rsid w:val="00083FF0"/>
    <w:rsid w:val="00084C45"/>
    <w:rsid w:val="00085A52"/>
    <w:rsid w:val="000972C9"/>
    <w:rsid w:val="000A116B"/>
    <w:rsid w:val="000A4B94"/>
    <w:rsid w:val="000A795A"/>
    <w:rsid w:val="000B283D"/>
    <w:rsid w:val="000B363A"/>
    <w:rsid w:val="000B7AAD"/>
    <w:rsid w:val="000C2637"/>
    <w:rsid w:val="000C64D8"/>
    <w:rsid w:val="000D3C89"/>
    <w:rsid w:val="000D51ED"/>
    <w:rsid w:val="000F56B9"/>
    <w:rsid w:val="000F79E4"/>
    <w:rsid w:val="0010792C"/>
    <w:rsid w:val="001560DC"/>
    <w:rsid w:val="001609D2"/>
    <w:rsid w:val="00164543"/>
    <w:rsid w:val="00166E39"/>
    <w:rsid w:val="001729DC"/>
    <w:rsid w:val="001808FF"/>
    <w:rsid w:val="00184523"/>
    <w:rsid w:val="001A5CEF"/>
    <w:rsid w:val="001A63A4"/>
    <w:rsid w:val="001B53F2"/>
    <w:rsid w:val="001B6DD8"/>
    <w:rsid w:val="001C304A"/>
    <w:rsid w:val="001C4C7E"/>
    <w:rsid w:val="001C51AE"/>
    <w:rsid w:val="001D0FB4"/>
    <w:rsid w:val="001E1CD7"/>
    <w:rsid w:val="001E26D3"/>
    <w:rsid w:val="001E2F1B"/>
    <w:rsid w:val="001E77C9"/>
    <w:rsid w:val="001F0B1F"/>
    <w:rsid w:val="001F2FAE"/>
    <w:rsid w:val="002032E2"/>
    <w:rsid w:val="00203980"/>
    <w:rsid w:val="00203B1D"/>
    <w:rsid w:val="00217A63"/>
    <w:rsid w:val="00224EDB"/>
    <w:rsid w:val="00226524"/>
    <w:rsid w:val="00237466"/>
    <w:rsid w:val="00241FD3"/>
    <w:rsid w:val="00244D0B"/>
    <w:rsid w:val="00246AAF"/>
    <w:rsid w:val="00255FD9"/>
    <w:rsid w:val="00257087"/>
    <w:rsid w:val="002633F0"/>
    <w:rsid w:val="00274ED2"/>
    <w:rsid w:val="002768AA"/>
    <w:rsid w:val="0028364D"/>
    <w:rsid w:val="0028396E"/>
    <w:rsid w:val="00286945"/>
    <w:rsid w:val="002A1982"/>
    <w:rsid w:val="002A62A5"/>
    <w:rsid w:val="002B3D2B"/>
    <w:rsid w:val="002B6E75"/>
    <w:rsid w:val="002C3732"/>
    <w:rsid w:val="002D2CCA"/>
    <w:rsid w:val="002E65A8"/>
    <w:rsid w:val="002F344D"/>
    <w:rsid w:val="00314933"/>
    <w:rsid w:val="00322FBE"/>
    <w:rsid w:val="003418EC"/>
    <w:rsid w:val="00341C0F"/>
    <w:rsid w:val="00343EB1"/>
    <w:rsid w:val="00346A64"/>
    <w:rsid w:val="00355CBA"/>
    <w:rsid w:val="0035786B"/>
    <w:rsid w:val="00361B5A"/>
    <w:rsid w:val="00362EC8"/>
    <w:rsid w:val="0036406B"/>
    <w:rsid w:val="003668A4"/>
    <w:rsid w:val="00367B27"/>
    <w:rsid w:val="00372E77"/>
    <w:rsid w:val="00374D96"/>
    <w:rsid w:val="00382F7F"/>
    <w:rsid w:val="003910C7"/>
    <w:rsid w:val="00396748"/>
    <w:rsid w:val="003A1386"/>
    <w:rsid w:val="003A76E0"/>
    <w:rsid w:val="003B14C0"/>
    <w:rsid w:val="003B3DAF"/>
    <w:rsid w:val="003B7269"/>
    <w:rsid w:val="003D0377"/>
    <w:rsid w:val="003D3685"/>
    <w:rsid w:val="003D63EF"/>
    <w:rsid w:val="003D7CEE"/>
    <w:rsid w:val="003E20E1"/>
    <w:rsid w:val="003E2C64"/>
    <w:rsid w:val="003F5933"/>
    <w:rsid w:val="004010D7"/>
    <w:rsid w:val="00401EBE"/>
    <w:rsid w:val="004023CC"/>
    <w:rsid w:val="00402CC6"/>
    <w:rsid w:val="00410E78"/>
    <w:rsid w:val="00424E6B"/>
    <w:rsid w:val="00424E9C"/>
    <w:rsid w:val="00426136"/>
    <w:rsid w:val="00433B94"/>
    <w:rsid w:val="00434BC0"/>
    <w:rsid w:val="00435D75"/>
    <w:rsid w:val="00451555"/>
    <w:rsid w:val="00461F8E"/>
    <w:rsid w:val="00466D57"/>
    <w:rsid w:val="004713A8"/>
    <w:rsid w:val="00497ACE"/>
    <w:rsid w:val="004A4823"/>
    <w:rsid w:val="004A77AB"/>
    <w:rsid w:val="004B4DEB"/>
    <w:rsid w:val="004B7622"/>
    <w:rsid w:val="004C0188"/>
    <w:rsid w:val="004D18A0"/>
    <w:rsid w:val="004E5543"/>
    <w:rsid w:val="004E5756"/>
    <w:rsid w:val="004F1D18"/>
    <w:rsid w:val="004F44B6"/>
    <w:rsid w:val="00500A1B"/>
    <w:rsid w:val="00501672"/>
    <w:rsid w:val="00513F46"/>
    <w:rsid w:val="005145B6"/>
    <w:rsid w:val="00515C26"/>
    <w:rsid w:val="00522135"/>
    <w:rsid w:val="00524619"/>
    <w:rsid w:val="005374CE"/>
    <w:rsid w:val="00546506"/>
    <w:rsid w:val="0055537E"/>
    <w:rsid w:val="00557C8F"/>
    <w:rsid w:val="00565F9C"/>
    <w:rsid w:val="00573A64"/>
    <w:rsid w:val="005808CB"/>
    <w:rsid w:val="00584BFD"/>
    <w:rsid w:val="00587A3F"/>
    <w:rsid w:val="005953E9"/>
    <w:rsid w:val="005A01DC"/>
    <w:rsid w:val="005A68EF"/>
    <w:rsid w:val="005A6D4B"/>
    <w:rsid w:val="005B2CDD"/>
    <w:rsid w:val="005C3723"/>
    <w:rsid w:val="005D7C19"/>
    <w:rsid w:val="005E3525"/>
    <w:rsid w:val="005E491F"/>
    <w:rsid w:val="005F3704"/>
    <w:rsid w:val="005F5151"/>
    <w:rsid w:val="00601BC3"/>
    <w:rsid w:val="00603896"/>
    <w:rsid w:val="00603BF0"/>
    <w:rsid w:val="0060653D"/>
    <w:rsid w:val="006121A6"/>
    <w:rsid w:val="00613FAC"/>
    <w:rsid w:val="00615091"/>
    <w:rsid w:val="0062000F"/>
    <w:rsid w:val="00622680"/>
    <w:rsid w:val="00624F16"/>
    <w:rsid w:val="00635B70"/>
    <w:rsid w:val="00644BCB"/>
    <w:rsid w:val="006473DD"/>
    <w:rsid w:val="0066130D"/>
    <w:rsid w:val="006633A6"/>
    <w:rsid w:val="006633E3"/>
    <w:rsid w:val="00663497"/>
    <w:rsid w:val="00667CE5"/>
    <w:rsid w:val="00677F30"/>
    <w:rsid w:val="006836F1"/>
    <w:rsid w:val="0069346C"/>
    <w:rsid w:val="006972BC"/>
    <w:rsid w:val="006A16FA"/>
    <w:rsid w:val="006A7D63"/>
    <w:rsid w:val="006B75E5"/>
    <w:rsid w:val="006D3B4B"/>
    <w:rsid w:val="006D60D9"/>
    <w:rsid w:val="006F3F92"/>
    <w:rsid w:val="006F5EC2"/>
    <w:rsid w:val="00703362"/>
    <w:rsid w:val="0070425E"/>
    <w:rsid w:val="00705440"/>
    <w:rsid w:val="0070555C"/>
    <w:rsid w:val="00707260"/>
    <w:rsid w:val="007114E5"/>
    <w:rsid w:val="00712E27"/>
    <w:rsid w:val="00717E2B"/>
    <w:rsid w:val="0072037A"/>
    <w:rsid w:val="00721EB1"/>
    <w:rsid w:val="007228EB"/>
    <w:rsid w:val="007565E7"/>
    <w:rsid w:val="007577C5"/>
    <w:rsid w:val="00791B85"/>
    <w:rsid w:val="007928B2"/>
    <w:rsid w:val="007A6488"/>
    <w:rsid w:val="007B13CF"/>
    <w:rsid w:val="007C08FD"/>
    <w:rsid w:val="007C7BE9"/>
    <w:rsid w:val="007C7D30"/>
    <w:rsid w:val="007D0545"/>
    <w:rsid w:val="007D1177"/>
    <w:rsid w:val="007E31B1"/>
    <w:rsid w:val="007E53C8"/>
    <w:rsid w:val="007F2E8A"/>
    <w:rsid w:val="007F3655"/>
    <w:rsid w:val="007F68D3"/>
    <w:rsid w:val="0080595C"/>
    <w:rsid w:val="0081068F"/>
    <w:rsid w:val="00813442"/>
    <w:rsid w:val="008379DF"/>
    <w:rsid w:val="0084481A"/>
    <w:rsid w:val="00852946"/>
    <w:rsid w:val="00853455"/>
    <w:rsid w:val="008552F6"/>
    <w:rsid w:val="00857EBE"/>
    <w:rsid w:val="00862E00"/>
    <w:rsid w:val="008822E0"/>
    <w:rsid w:val="00882DF6"/>
    <w:rsid w:val="0088323A"/>
    <w:rsid w:val="0089495F"/>
    <w:rsid w:val="00894B37"/>
    <w:rsid w:val="008966B1"/>
    <w:rsid w:val="008A1339"/>
    <w:rsid w:val="008A1B5B"/>
    <w:rsid w:val="008A41D9"/>
    <w:rsid w:val="008B2490"/>
    <w:rsid w:val="008B25F1"/>
    <w:rsid w:val="008B268C"/>
    <w:rsid w:val="008C011D"/>
    <w:rsid w:val="008E214D"/>
    <w:rsid w:val="008E419D"/>
    <w:rsid w:val="008F0FE6"/>
    <w:rsid w:val="008F27EA"/>
    <w:rsid w:val="008F54FC"/>
    <w:rsid w:val="008F6784"/>
    <w:rsid w:val="008F7E86"/>
    <w:rsid w:val="0091550A"/>
    <w:rsid w:val="00915C1C"/>
    <w:rsid w:val="00924449"/>
    <w:rsid w:val="00926967"/>
    <w:rsid w:val="00934EDD"/>
    <w:rsid w:val="00935BA1"/>
    <w:rsid w:val="00942D4C"/>
    <w:rsid w:val="0095125F"/>
    <w:rsid w:val="00952FA6"/>
    <w:rsid w:val="0096317F"/>
    <w:rsid w:val="00971D31"/>
    <w:rsid w:val="00980564"/>
    <w:rsid w:val="009823F9"/>
    <w:rsid w:val="009857A3"/>
    <w:rsid w:val="00995377"/>
    <w:rsid w:val="00997FCB"/>
    <w:rsid w:val="009A7D01"/>
    <w:rsid w:val="009B2B05"/>
    <w:rsid w:val="009B7DBE"/>
    <w:rsid w:val="009C0EF0"/>
    <w:rsid w:val="009C243E"/>
    <w:rsid w:val="009C754B"/>
    <w:rsid w:val="009D2FE8"/>
    <w:rsid w:val="009E05A4"/>
    <w:rsid w:val="009E4FF5"/>
    <w:rsid w:val="009F05FF"/>
    <w:rsid w:val="009F1A73"/>
    <w:rsid w:val="009F3E2F"/>
    <w:rsid w:val="009F73E4"/>
    <w:rsid w:val="00A05827"/>
    <w:rsid w:val="00A07B8C"/>
    <w:rsid w:val="00A110BE"/>
    <w:rsid w:val="00A12152"/>
    <w:rsid w:val="00A13E87"/>
    <w:rsid w:val="00A227A9"/>
    <w:rsid w:val="00A23342"/>
    <w:rsid w:val="00A3520F"/>
    <w:rsid w:val="00A36C8F"/>
    <w:rsid w:val="00A40B7D"/>
    <w:rsid w:val="00A44F87"/>
    <w:rsid w:val="00A55B5F"/>
    <w:rsid w:val="00A62863"/>
    <w:rsid w:val="00A63229"/>
    <w:rsid w:val="00A77F68"/>
    <w:rsid w:val="00A81EEB"/>
    <w:rsid w:val="00A829CE"/>
    <w:rsid w:val="00A919AD"/>
    <w:rsid w:val="00A94F8A"/>
    <w:rsid w:val="00A97333"/>
    <w:rsid w:val="00AA0B6B"/>
    <w:rsid w:val="00AA3319"/>
    <w:rsid w:val="00AA4934"/>
    <w:rsid w:val="00AB12E8"/>
    <w:rsid w:val="00AB162B"/>
    <w:rsid w:val="00AB3059"/>
    <w:rsid w:val="00AC350A"/>
    <w:rsid w:val="00AC5DF7"/>
    <w:rsid w:val="00AD102B"/>
    <w:rsid w:val="00AD35B3"/>
    <w:rsid w:val="00AD55ED"/>
    <w:rsid w:val="00AE0CA9"/>
    <w:rsid w:val="00AE3EF2"/>
    <w:rsid w:val="00AE4651"/>
    <w:rsid w:val="00AE7A03"/>
    <w:rsid w:val="00AF3371"/>
    <w:rsid w:val="00B06D71"/>
    <w:rsid w:val="00B10432"/>
    <w:rsid w:val="00B25F2C"/>
    <w:rsid w:val="00B36713"/>
    <w:rsid w:val="00B3676F"/>
    <w:rsid w:val="00B4051A"/>
    <w:rsid w:val="00B406E9"/>
    <w:rsid w:val="00B50095"/>
    <w:rsid w:val="00B65C2D"/>
    <w:rsid w:val="00B71172"/>
    <w:rsid w:val="00B75396"/>
    <w:rsid w:val="00B75939"/>
    <w:rsid w:val="00B802B2"/>
    <w:rsid w:val="00B81725"/>
    <w:rsid w:val="00B8253D"/>
    <w:rsid w:val="00B96994"/>
    <w:rsid w:val="00B969BA"/>
    <w:rsid w:val="00BA3441"/>
    <w:rsid w:val="00BA58BD"/>
    <w:rsid w:val="00BC17D6"/>
    <w:rsid w:val="00BC7120"/>
    <w:rsid w:val="00BD28D4"/>
    <w:rsid w:val="00BD3717"/>
    <w:rsid w:val="00BD5477"/>
    <w:rsid w:val="00BD5576"/>
    <w:rsid w:val="00BE3390"/>
    <w:rsid w:val="00C02EC6"/>
    <w:rsid w:val="00C05724"/>
    <w:rsid w:val="00C066EA"/>
    <w:rsid w:val="00C15BF2"/>
    <w:rsid w:val="00C26C98"/>
    <w:rsid w:val="00C30ED9"/>
    <w:rsid w:val="00C40FB4"/>
    <w:rsid w:val="00C42936"/>
    <w:rsid w:val="00C55893"/>
    <w:rsid w:val="00C74E59"/>
    <w:rsid w:val="00C75E5E"/>
    <w:rsid w:val="00C7712C"/>
    <w:rsid w:val="00C835BA"/>
    <w:rsid w:val="00C94C58"/>
    <w:rsid w:val="00CB1A14"/>
    <w:rsid w:val="00CC3693"/>
    <w:rsid w:val="00CD0513"/>
    <w:rsid w:val="00CD2B76"/>
    <w:rsid w:val="00CD4481"/>
    <w:rsid w:val="00CE25DD"/>
    <w:rsid w:val="00CE6B04"/>
    <w:rsid w:val="00CF2E82"/>
    <w:rsid w:val="00CF674D"/>
    <w:rsid w:val="00D04E6B"/>
    <w:rsid w:val="00D05350"/>
    <w:rsid w:val="00D1456E"/>
    <w:rsid w:val="00D16750"/>
    <w:rsid w:val="00D23722"/>
    <w:rsid w:val="00D35493"/>
    <w:rsid w:val="00D475CC"/>
    <w:rsid w:val="00D500AE"/>
    <w:rsid w:val="00D53D1A"/>
    <w:rsid w:val="00D651A1"/>
    <w:rsid w:val="00D70833"/>
    <w:rsid w:val="00D7663C"/>
    <w:rsid w:val="00D83000"/>
    <w:rsid w:val="00D8638E"/>
    <w:rsid w:val="00D90C39"/>
    <w:rsid w:val="00D945C4"/>
    <w:rsid w:val="00D9780E"/>
    <w:rsid w:val="00DB0953"/>
    <w:rsid w:val="00DB2A20"/>
    <w:rsid w:val="00DE0503"/>
    <w:rsid w:val="00DE5A84"/>
    <w:rsid w:val="00DE6903"/>
    <w:rsid w:val="00E001B0"/>
    <w:rsid w:val="00E13C17"/>
    <w:rsid w:val="00E15D39"/>
    <w:rsid w:val="00E232F6"/>
    <w:rsid w:val="00E244F6"/>
    <w:rsid w:val="00E26B3F"/>
    <w:rsid w:val="00E2702D"/>
    <w:rsid w:val="00E325DF"/>
    <w:rsid w:val="00E42670"/>
    <w:rsid w:val="00E470DB"/>
    <w:rsid w:val="00E54FFD"/>
    <w:rsid w:val="00E57E95"/>
    <w:rsid w:val="00E64055"/>
    <w:rsid w:val="00E6484D"/>
    <w:rsid w:val="00E66322"/>
    <w:rsid w:val="00E67639"/>
    <w:rsid w:val="00E73703"/>
    <w:rsid w:val="00E7528E"/>
    <w:rsid w:val="00E76C45"/>
    <w:rsid w:val="00E8057A"/>
    <w:rsid w:val="00E84D68"/>
    <w:rsid w:val="00E85E33"/>
    <w:rsid w:val="00E940AE"/>
    <w:rsid w:val="00E96B46"/>
    <w:rsid w:val="00EA0FAC"/>
    <w:rsid w:val="00EA483D"/>
    <w:rsid w:val="00EB6B93"/>
    <w:rsid w:val="00EC487E"/>
    <w:rsid w:val="00EC48A9"/>
    <w:rsid w:val="00EE45B5"/>
    <w:rsid w:val="00F13F3C"/>
    <w:rsid w:val="00F23401"/>
    <w:rsid w:val="00F2354B"/>
    <w:rsid w:val="00F23BCC"/>
    <w:rsid w:val="00F2583B"/>
    <w:rsid w:val="00F40E9A"/>
    <w:rsid w:val="00F46B9A"/>
    <w:rsid w:val="00F47DBD"/>
    <w:rsid w:val="00F51426"/>
    <w:rsid w:val="00F55DD3"/>
    <w:rsid w:val="00F650CE"/>
    <w:rsid w:val="00F77A55"/>
    <w:rsid w:val="00F8434D"/>
    <w:rsid w:val="00F92E09"/>
    <w:rsid w:val="00F95914"/>
    <w:rsid w:val="00F96464"/>
    <w:rsid w:val="00F9752B"/>
    <w:rsid w:val="00F97770"/>
    <w:rsid w:val="00FA178F"/>
    <w:rsid w:val="00FA6433"/>
    <w:rsid w:val="00FA7010"/>
    <w:rsid w:val="00FB16F9"/>
    <w:rsid w:val="00FB482C"/>
    <w:rsid w:val="00FC1C4E"/>
    <w:rsid w:val="00FC6D6A"/>
    <w:rsid w:val="00FD2A84"/>
    <w:rsid w:val="00FE3D30"/>
    <w:rsid w:val="00FE3EBC"/>
    <w:rsid w:val="00FE43CC"/>
    <w:rsid w:val="00FE4B8D"/>
    <w:rsid w:val="00FE5DEF"/>
    <w:rsid w:val="00FF35B4"/>
    <w:rsid w:val="00FF3C46"/>
    <w:rsid w:val="021CA547"/>
    <w:rsid w:val="02522869"/>
    <w:rsid w:val="02770D88"/>
    <w:rsid w:val="0404878E"/>
    <w:rsid w:val="04B2AB9B"/>
    <w:rsid w:val="05915FF3"/>
    <w:rsid w:val="05D444EE"/>
    <w:rsid w:val="05F2D4FE"/>
    <w:rsid w:val="06248601"/>
    <w:rsid w:val="06E49ECE"/>
    <w:rsid w:val="0720B18C"/>
    <w:rsid w:val="08591B34"/>
    <w:rsid w:val="08AFE2BE"/>
    <w:rsid w:val="08D7BB26"/>
    <w:rsid w:val="0976A915"/>
    <w:rsid w:val="09F6CF50"/>
    <w:rsid w:val="0A233356"/>
    <w:rsid w:val="0A8C6DE0"/>
    <w:rsid w:val="0BC47231"/>
    <w:rsid w:val="0E9FF45A"/>
    <w:rsid w:val="0F524009"/>
    <w:rsid w:val="0F6690F0"/>
    <w:rsid w:val="10874C77"/>
    <w:rsid w:val="10A6293B"/>
    <w:rsid w:val="10B2A3F7"/>
    <w:rsid w:val="11273B35"/>
    <w:rsid w:val="1135973D"/>
    <w:rsid w:val="11CD6247"/>
    <w:rsid w:val="135B8F0A"/>
    <w:rsid w:val="15D8F231"/>
    <w:rsid w:val="15E28EF7"/>
    <w:rsid w:val="168C9228"/>
    <w:rsid w:val="17186EA2"/>
    <w:rsid w:val="1870241C"/>
    <w:rsid w:val="187C046A"/>
    <w:rsid w:val="18A33AA5"/>
    <w:rsid w:val="19A11A31"/>
    <w:rsid w:val="1A636C51"/>
    <w:rsid w:val="1B8F51C3"/>
    <w:rsid w:val="1C278058"/>
    <w:rsid w:val="1C6F20A6"/>
    <w:rsid w:val="1CC0A2DE"/>
    <w:rsid w:val="1D8BBC0F"/>
    <w:rsid w:val="1DA27061"/>
    <w:rsid w:val="20FD6B14"/>
    <w:rsid w:val="2168224E"/>
    <w:rsid w:val="21A00C1F"/>
    <w:rsid w:val="2265ED15"/>
    <w:rsid w:val="22A1E784"/>
    <w:rsid w:val="2317FF61"/>
    <w:rsid w:val="235E989C"/>
    <w:rsid w:val="24E560CB"/>
    <w:rsid w:val="27FE6F06"/>
    <w:rsid w:val="290A0AD1"/>
    <w:rsid w:val="290C2FBE"/>
    <w:rsid w:val="2ABA16B6"/>
    <w:rsid w:val="2BCE22C1"/>
    <w:rsid w:val="2D22BB98"/>
    <w:rsid w:val="2D669AFE"/>
    <w:rsid w:val="2DCFF64A"/>
    <w:rsid w:val="2E1A7AAE"/>
    <w:rsid w:val="2FBEF321"/>
    <w:rsid w:val="309F6F71"/>
    <w:rsid w:val="339AD99A"/>
    <w:rsid w:val="34598D9A"/>
    <w:rsid w:val="34E3C227"/>
    <w:rsid w:val="35AB848F"/>
    <w:rsid w:val="36510820"/>
    <w:rsid w:val="36C4C451"/>
    <w:rsid w:val="378444A2"/>
    <w:rsid w:val="384B7F78"/>
    <w:rsid w:val="39ED5555"/>
    <w:rsid w:val="3A8DF0C4"/>
    <w:rsid w:val="3C08CB41"/>
    <w:rsid w:val="3C443F11"/>
    <w:rsid w:val="3C6C88E8"/>
    <w:rsid w:val="3E17B5FD"/>
    <w:rsid w:val="3E481FBE"/>
    <w:rsid w:val="3E525B38"/>
    <w:rsid w:val="3E78EE14"/>
    <w:rsid w:val="3EB42778"/>
    <w:rsid w:val="3FEB9BE3"/>
    <w:rsid w:val="40A420D2"/>
    <w:rsid w:val="4284D436"/>
    <w:rsid w:val="435DD378"/>
    <w:rsid w:val="4575D59B"/>
    <w:rsid w:val="4581E3A4"/>
    <w:rsid w:val="45CD1753"/>
    <w:rsid w:val="468094AF"/>
    <w:rsid w:val="46F864BE"/>
    <w:rsid w:val="46FBD0CD"/>
    <w:rsid w:val="472E349C"/>
    <w:rsid w:val="47EE79AC"/>
    <w:rsid w:val="4836DEF4"/>
    <w:rsid w:val="486ACFA6"/>
    <w:rsid w:val="48B41F84"/>
    <w:rsid w:val="492EF753"/>
    <w:rsid w:val="49E8468C"/>
    <w:rsid w:val="4A8ED917"/>
    <w:rsid w:val="4B2EB4A3"/>
    <w:rsid w:val="4B6852AD"/>
    <w:rsid w:val="4B9B9CC8"/>
    <w:rsid w:val="4C431F8E"/>
    <w:rsid w:val="4C603E71"/>
    <w:rsid w:val="4CB4920D"/>
    <w:rsid w:val="4D01F3FE"/>
    <w:rsid w:val="4D5BF7C2"/>
    <w:rsid w:val="4D678666"/>
    <w:rsid w:val="4ED5CBCE"/>
    <w:rsid w:val="4F11AAFB"/>
    <w:rsid w:val="4F64FB69"/>
    <w:rsid w:val="50E265FD"/>
    <w:rsid w:val="50EE6345"/>
    <w:rsid w:val="53517424"/>
    <w:rsid w:val="53B46609"/>
    <w:rsid w:val="55197713"/>
    <w:rsid w:val="561ACBBE"/>
    <w:rsid w:val="565F9D6D"/>
    <w:rsid w:val="570D064E"/>
    <w:rsid w:val="575A7C41"/>
    <w:rsid w:val="5797A501"/>
    <w:rsid w:val="57B7D7DB"/>
    <w:rsid w:val="58C5EDD4"/>
    <w:rsid w:val="59E77F16"/>
    <w:rsid w:val="5AC25ECB"/>
    <w:rsid w:val="5B5C85AD"/>
    <w:rsid w:val="5DBC6257"/>
    <w:rsid w:val="5DD05A73"/>
    <w:rsid w:val="5FA0D456"/>
    <w:rsid w:val="612F6782"/>
    <w:rsid w:val="61768C66"/>
    <w:rsid w:val="619B2C28"/>
    <w:rsid w:val="61CA46EE"/>
    <w:rsid w:val="62DF038A"/>
    <w:rsid w:val="64737A40"/>
    <w:rsid w:val="64C06581"/>
    <w:rsid w:val="65D54A52"/>
    <w:rsid w:val="65F80D19"/>
    <w:rsid w:val="663A708F"/>
    <w:rsid w:val="6674F020"/>
    <w:rsid w:val="668FDDD1"/>
    <w:rsid w:val="67584C68"/>
    <w:rsid w:val="67DFCE79"/>
    <w:rsid w:val="686C2729"/>
    <w:rsid w:val="6A20A076"/>
    <w:rsid w:val="6AB7893E"/>
    <w:rsid w:val="6C226500"/>
    <w:rsid w:val="6C47EC50"/>
    <w:rsid w:val="6CC21334"/>
    <w:rsid w:val="6D1888F5"/>
    <w:rsid w:val="6D5DA596"/>
    <w:rsid w:val="6E050629"/>
    <w:rsid w:val="6F295A43"/>
    <w:rsid w:val="6FE081EB"/>
    <w:rsid w:val="707B5158"/>
    <w:rsid w:val="7089947E"/>
    <w:rsid w:val="71D2CE77"/>
    <w:rsid w:val="7306ADFA"/>
    <w:rsid w:val="73B4F815"/>
    <w:rsid w:val="73D99DB7"/>
    <w:rsid w:val="744DABB5"/>
    <w:rsid w:val="74ED40C3"/>
    <w:rsid w:val="7505E451"/>
    <w:rsid w:val="7604C746"/>
    <w:rsid w:val="76B4621A"/>
    <w:rsid w:val="7714305C"/>
    <w:rsid w:val="77A0933B"/>
    <w:rsid w:val="799B64D1"/>
    <w:rsid w:val="7A2866B7"/>
    <w:rsid w:val="7A2E1274"/>
    <w:rsid w:val="7B07D38B"/>
    <w:rsid w:val="7C356136"/>
    <w:rsid w:val="7C7EC895"/>
    <w:rsid w:val="7FB1F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45106E"/>
  <w15:chartTrackingRefBased/>
  <w15:docId w15:val="{029B87A7-1EF1-4576-B765-68E6309CF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E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424E9C"/>
    <w:pPr>
      <w:keepNext/>
      <w:spacing w:before="240" w:after="120" w:line="240" w:lineRule="auto"/>
      <w:jc w:val="both"/>
      <w:outlineLvl w:val="1"/>
    </w:pPr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5125F"/>
  </w:style>
  <w:style w:type="paragraph" w:styleId="Piedepgina">
    <w:name w:val="footer"/>
    <w:basedOn w:val="Normal"/>
    <w:link w:val="PiedepginaCar"/>
    <w:unhideWhenUsed/>
    <w:rsid w:val="009512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5125F"/>
  </w:style>
  <w:style w:type="table" w:styleId="Tablaconcuadrcula">
    <w:name w:val="Table Grid"/>
    <w:basedOn w:val="Tablanormal"/>
    <w:uiPriority w:val="39"/>
    <w:rsid w:val="009512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95125F"/>
    <w:rPr>
      <w:color w:val="808080"/>
    </w:rPr>
  </w:style>
  <w:style w:type="character" w:customStyle="1" w:styleId="Estilo1">
    <w:name w:val="Estilo1"/>
    <w:basedOn w:val="Fuentedeprrafopredeter"/>
    <w:uiPriority w:val="1"/>
    <w:rsid w:val="0095125F"/>
    <w:rPr>
      <w:rFonts w:asciiTheme="majorHAnsi" w:hAnsiTheme="majorHAnsi"/>
      <w:color w:val="44546A" w:themeColor="text2"/>
      <w:sz w:val="72"/>
    </w:rPr>
  </w:style>
  <w:style w:type="character" w:customStyle="1" w:styleId="Estilo3">
    <w:name w:val="Estilo3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40"/>
    </w:rPr>
  </w:style>
  <w:style w:type="character" w:customStyle="1" w:styleId="Estilo4">
    <w:name w:val="Estilo4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character" w:customStyle="1" w:styleId="Estilo5">
    <w:name w:val="Estilo5"/>
    <w:basedOn w:val="Fuentedeprrafopredeter"/>
    <w:uiPriority w:val="1"/>
    <w:rsid w:val="0095125F"/>
    <w:rPr>
      <w:rFonts w:asciiTheme="minorHAnsi" w:hAnsiTheme="minorHAnsi"/>
      <w:color w:val="7F7F7F" w:themeColor="text1" w:themeTint="80"/>
      <w:sz w:val="32"/>
    </w:rPr>
  </w:style>
  <w:style w:type="paragraph" w:styleId="Ttulo">
    <w:name w:val="Title"/>
    <w:basedOn w:val="Normal"/>
    <w:link w:val="TtuloCar"/>
    <w:qFormat/>
    <w:rsid w:val="0095125F"/>
    <w:pPr>
      <w:spacing w:before="240" w:after="120" w:line="288" w:lineRule="auto"/>
      <w:jc w:val="center"/>
    </w:pPr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5125F"/>
    <w:rPr>
      <w:rFonts w:ascii="Calibri" w:eastAsia="Arial Unicode MS" w:hAnsi="Calibri" w:cs="Arial"/>
      <w:b/>
      <w:bCs/>
      <w:color w:val="262626" w:themeColor="text1" w:themeTint="D9"/>
      <w:sz w:val="36"/>
      <w:szCs w:val="36"/>
      <w:lang w:val="es-ES" w:eastAsia="es-ES"/>
    </w:rPr>
  </w:style>
  <w:style w:type="paragraph" w:customStyle="1" w:styleId="CNBVInstruccionesA">
    <w:name w:val="CNBV Instrucciones A"/>
    <w:basedOn w:val="Normal"/>
    <w:rsid w:val="0095125F"/>
    <w:pPr>
      <w:shd w:val="clear" w:color="auto" w:fill="FFFFFF" w:themeFill="background1"/>
      <w:spacing w:after="0" w:line="240" w:lineRule="auto"/>
      <w:ind w:left="567" w:right="284"/>
    </w:pPr>
    <w:rPr>
      <w:rFonts w:eastAsia="Times New Roman" w:cs="Times New Roman"/>
      <w:i/>
      <w:color w:val="618DC3"/>
      <w:sz w:val="16"/>
      <w:szCs w:val="14"/>
      <w:lang w:eastAsia="es-ES"/>
    </w:rPr>
  </w:style>
  <w:style w:type="paragraph" w:customStyle="1" w:styleId="EstiloinfoblueIzquierda063cm">
    <w:name w:val="Estilo infoblue + Izquierda:  0.63 cm"/>
    <w:basedOn w:val="Normal"/>
    <w:rsid w:val="00424E9C"/>
    <w:pPr>
      <w:spacing w:before="120" w:after="120" w:line="240" w:lineRule="atLeast"/>
      <w:ind w:left="357"/>
      <w:jc w:val="both"/>
    </w:pPr>
    <w:rPr>
      <w:rFonts w:ascii="Arial" w:eastAsia="Times New Roman" w:hAnsi="Arial" w:cs="Times New Roman"/>
      <w:i/>
      <w:iCs/>
      <w:color w:val="0000FF"/>
      <w:sz w:val="20"/>
      <w:szCs w:val="20"/>
      <w:lang w:val="es-ES" w:eastAsia="es-ES"/>
    </w:rPr>
  </w:style>
  <w:style w:type="paragraph" w:styleId="TDC1">
    <w:name w:val="toc 1"/>
    <w:basedOn w:val="Normal"/>
    <w:next w:val="Normal"/>
    <w:autoRedefine/>
    <w:uiPriority w:val="39"/>
    <w:rsid w:val="00424E9C"/>
    <w:pPr>
      <w:tabs>
        <w:tab w:val="left" w:pos="709"/>
        <w:tab w:val="right" w:leader="dot" w:pos="9356"/>
      </w:tabs>
      <w:spacing w:before="120" w:after="0" w:line="240" w:lineRule="auto"/>
      <w:jc w:val="both"/>
    </w:pPr>
    <w:rPr>
      <w:rFonts w:ascii="Arial" w:eastAsia="Times New Roman" w:hAnsi="Arial" w:cs="Times New Roman"/>
      <w:b/>
      <w:noProof/>
      <w:color w:val="262626" w:themeColor="text1" w:themeTint="D9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424E9C"/>
    <w:pPr>
      <w:tabs>
        <w:tab w:val="left" w:pos="709"/>
        <w:tab w:val="right" w:leader="dot" w:pos="9962"/>
      </w:tabs>
      <w:spacing w:after="0" w:line="240" w:lineRule="auto"/>
      <w:ind w:left="284"/>
    </w:pPr>
    <w:rPr>
      <w:rFonts w:ascii="Arial" w:eastAsia="Times New Roman" w:hAnsi="Arial" w:cs="Times New Roman"/>
      <w:noProof/>
      <w:color w:val="262626" w:themeColor="text1" w:themeTint="D9"/>
      <w:sz w:val="20"/>
      <w:szCs w:val="20"/>
      <w:lang w:val="es-ES"/>
    </w:rPr>
  </w:style>
  <w:style w:type="paragraph" w:customStyle="1" w:styleId="EstiloTtulo16pt">
    <w:name w:val="Estilo Título + 16 pt"/>
    <w:basedOn w:val="Ttulo"/>
    <w:rsid w:val="00424E9C"/>
    <w:pPr>
      <w:spacing w:before="360" w:after="360"/>
    </w:pPr>
  </w:style>
  <w:style w:type="character" w:styleId="Hipervnculo">
    <w:name w:val="Hyperlink"/>
    <w:basedOn w:val="Fuentedeprrafopredeter"/>
    <w:uiPriority w:val="99"/>
    <w:rsid w:val="00424E9C"/>
    <w:rPr>
      <w:color w:val="0000FF"/>
      <w:u w:val="single"/>
    </w:rPr>
  </w:style>
  <w:style w:type="character" w:customStyle="1" w:styleId="Ttulo2Car">
    <w:name w:val="Título 2 Car"/>
    <w:basedOn w:val="Fuentedeprrafopredeter"/>
    <w:link w:val="Ttulo2"/>
    <w:rsid w:val="00424E9C"/>
    <w:rPr>
      <w:rFonts w:ascii="Calibri" w:eastAsia="Times New Roman" w:hAnsi="Calibri" w:cs="Times New Roman"/>
      <w:b/>
      <w:bCs/>
      <w:iCs/>
      <w:color w:val="262626" w:themeColor="text1" w:themeTint="D9"/>
      <w:sz w:val="24"/>
      <w:szCs w:val="28"/>
      <w:lang w:val="en-US"/>
    </w:rPr>
  </w:style>
  <w:style w:type="paragraph" w:customStyle="1" w:styleId="EstiloTtulo1Antes6ptoDespus3ptoInterlineadoMn">
    <w:name w:val="Estilo Título 1 + Antes:  6 pto Después:  3 pto Interlineado:  Mín..."/>
    <w:basedOn w:val="Ttulo1"/>
    <w:rsid w:val="00424E9C"/>
    <w:pPr>
      <w:keepLines w:val="0"/>
      <w:spacing w:after="180" w:line="240" w:lineRule="atLeast"/>
      <w:jc w:val="both"/>
    </w:pPr>
    <w:rPr>
      <w:rFonts w:ascii="Arial" w:eastAsia="Times New Roman" w:hAnsi="Arial" w:cs="Times New Roman"/>
      <w:b/>
      <w:bCs/>
      <w:color w:val="auto"/>
      <w:kern w:val="32"/>
      <w:sz w:val="24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424E9C"/>
    <w:pPr>
      <w:spacing w:before="60" w:after="60" w:line="288" w:lineRule="auto"/>
      <w:ind w:left="708"/>
      <w:jc w:val="both"/>
    </w:pPr>
    <w:rPr>
      <w:rFonts w:ascii="Arial" w:eastAsia="Times New Roman" w:hAnsi="Arial" w:cs="Times New Roman"/>
      <w:color w:val="262626" w:themeColor="text1" w:themeTint="D9"/>
      <w:sz w:val="20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424E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ableText">
    <w:name w:val="Table Text"/>
    <w:basedOn w:val="Normal"/>
    <w:rsid w:val="00424E9C"/>
    <w:pPr>
      <w:spacing w:after="0" w:line="240" w:lineRule="auto"/>
      <w:ind w:left="14"/>
    </w:pPr>
    <w:rPr>
      <w:rFonts w:ascii="Arial" w:eastAsia="Times New Roman" w:hAnsi="Arial" w:cs="Times New Roman"/>
      <w:color w:val="262626" w:themeColor="text1" w:themeTint="D9"/>
      <w:spacing w:val="-5"/>
      <w:sz w:val="16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4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4EDD"/>
    <w:rPr>
      <w:rFonts w:ascii="Segoe UI" w:hAnsi="Segoe UI" w:cs="Segoe UI"/>
      <w:sz w:val="18"/>
      <w:szCs w:val="18"/>
    </w:rPr>
  </w:style>
  <w:style w:type="character" w:customStyle="1" w:styleId="InfoBlueCar">
    <w:name w:val="InfoBlue Car"/>
    <w:basedOn w:val="Fuentedeprrafopredeter"/>
    <w:link w:val="InfoBlue"/>
    <w:locked/>
    <w:rsid w:val="000458A9"/>
    <w:rPr>
      <w:rFonts w:ascii="Arial" w:hAnsi="Arial" w:cs="Arial"/>
      <w:i/>
      <w:iCs/>
      <w:color w:val="0000FF"/>
    </w:rPr>
  </w:style>
  <w:style w:type="paragraph" w:customStyle="1" w:styleId="InfoBlue">
    <w:name w:val="InfoBlue"/>
    <w:basedOn w:val="Normal"/>
    <w:next w:val="Normal"/>
    <w:link w:val="InfoBlueCar"/>
    <w:rsid w:val="000458A9"/>
    <w:pPr>
      <w:widowControl w:val="0"/>
      <w:spacing w:before="60" w:after="120" w:line="240" w:lineRule="atLeast"/>
      <w:ind w:left="111"/>
    </w:pPr>
    <w:rPr>
      <w:rFonts w:ascii="Arial" w:hAnsi="Arial" w:cs="Arial"/>
      <w:i/>
      <w:iCs/>
      <w:color w:val="0000FF"/>
    </w:rPr>
  </w:style>
  <w:style w:type="character" w:styleId="Refdecomentario">
    <w:name w:val="annotation reference"/>
    <w:basedOn w:val="Fuentedeprrafopredeter"/>
    <w:uiPriority w:val="99"/>
    <w:semiHidden/>
    <w:unhideWhenUsed/>
    <w:rsid w:val="009F1A7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F1A7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F1A7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F1A7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F1A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0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microsoft.com/office/2011/relationships/people" Target="peop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.png"/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183123C27D2746B898A522EB033FB6" ma:contentTypeVersion="4" ma:contentTypeDescription="Crear nuevo documento." ma:contentTypeScope="" ma:versionID="b3f98f368efcd8d4452f0bf8e75dece1">
  <xsd:schema xmlns:xsd="http://www.w3.org/2001/XMLSchema" xmlns:xs="http://www.w3.org/2001/XMLSchema" xmlns:p="http://schemas.microsoft.com/office/2006/metadata/properties" xmlns:ns2="f33200b1-a6ed-4e1e-b599-2cac429c1e12" xmlns:ns3="1a23ee96-535d-4a63-bfab-bfe6c5db3b34" targetNamespace="http://schemas.microsoft.com/office/2006/metadata/properties" ma:root="true" ma:fieldsID="71faae2e3b5f2629b022b342d9c44662" ns2:_="" ns3:_="">
    <xsd:import namespace="f33200b1-a6ed-4e1e-b599-2cac429c1e12"/>
    <xsd:import namespace="1a23ee96-535d-4a63-bfab-bfe6c5db3b3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200b1-a6ed-4e1e-b599-2cac429c1e1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23ee96-535d-4a63-bfab-bfe6c5db3b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33200b1-a6ed-4e1e-b599-2cac429c1e12">ZZCEEU65ZCZS-1488212104-816</_dlc_DocId>
    <_dlc_DocIdUrl xmlns="f33200b1-a6ed-4e1e-b599-2cac429c1e12">
      <Url>https://corporativobiometria.sharepoint.com/sites/CentroDocumentacionBA/CMMI_BA/_layouts/15/DocIdRedir.aspx?ID=ZZCEEU65ZCZS-1488212104-816</Url>
      <Description>ZZCEEU65ZCZS-1488212104-816</Description>
    </_dlc_DocIdUrl>
  </documentManagement>
</p:properties>
</file>

<file path=customXml/itemProps1.xml><?xml version="1.0" encoding="utf-8"?>
<ds:datastoreItem xmlns:ds="http://schemas.openxmlformats.org/officeDocument/2006/customXml" ds:itemID="{1C2E9126-437C-4550-95B8-2AC7AD4FA82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9238B1-788F-4339-9C7F-3808DD38E885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C0CFD872-5F3D-4F19-B037-32557F0363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907C4B-C182-4D6F-A5A9-978922AC21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200b1-a6ed-4e1e-b599-2cac429c1e12"/>
    <ds:schemaRef ds:uri="1a23ee96-535d-4a63-bfab-bfe6c5db3b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163DA23-70CC-44DA-A8EC-E3FBC1A42D56}">
  <ds:schemaRefs>
    <ds:schemaRef ds:uri="http://schemas.microsoft.com/office/2006/metadata/properties"/>
    <ds:schemaRef ds:uri="http://schemas.microsoft.com/office/infopath/2007/PartnerControls"/>
    <ds:schemaRef ds:uri="f33200b1-a6ed-4e1e-b599-2cac429c1e1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Pages>12</Pages>
  <Words>1049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Espinosa</dc:creator>
  <cp:keywords/>
  <dc:description/>
  <cp:lastModifiedBy>Mariana Gonzalez Buendia</cp:lastModifiedBy>
  <cp:revision>283</cp:revision>
  <cp:lastPrinted>2017-02-13T18:38:00Z</cp:lastPrinted>
  <dcterms:created xsi:type="dcterms:W3CDTF">2019-04-25T00:55:00Z</dcterms:created>
  <dcterms:modified xsi:type="dcterms:W3CDTF">2020-08-10T19:13:00Z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0x0101008D183123C27D2746B898A522EB033FB6</vt:lpwstr>
  </property>
  <property fmtid="{D5CDD505-2E9C-101B-9397-08002B2CF9AE}" pid="3" name="_dlc_DocIdItemGuid">
    <vt:lpwstr>c978bbfb-2d76-4073-be23-0c5439d71c6d</vt:lpwstr>
  </property>
</Properties>
</file>