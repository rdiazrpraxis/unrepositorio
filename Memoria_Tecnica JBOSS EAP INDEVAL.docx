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2A6659" w14:textId="77777777" w:rsidR="0095125F" w:rsidRPr="008E419D" w:rsidRDefault="0095125F">
      <w:pPr>
        <w:rPr>
          <w:rFonts w:ascii="Century Gothic" w:hAnsi="Century Gothic"/>
        </w:rPr>
      </w:pPr>
    </w:p>
    <w:p w14:paraId="0A37501D" w14:textId="77777777" w:rsidR="0095125F" w:rsidRPr="008E419D" w:rsidRDefault="0095125F" w:rsidP="0095125F">
      <w:pPr>
        <w:rPr>
          <w:rFonts w:ascii="Century Gothic" w:hAnsi="Century Gothic"/>
        </w:rPr>
      </w:pPr>
    </w:p>
    <w:p w14:paraId="5DAB6C7B" w14:textId="77777777" w:rsidR="0095125F" w:rsidRPr="008E419D" w:rsidRDefault="0095125F" w:rsidP="0095125F">
      <w:pPr>
        <w:rPr>
          <w:rFonts w:ascii="Century Gothic" w:hAnsi="Century Gothic"/>
        </w:rPr>
      </w:pPr>
    </w:p>
    <w:p w14:paraId="02EB378F" w14:textId="77777777" w:rsidR="0095125F" w:rsidRPr="008E419D" w:rsidRDefault="0095125F" w:rsidP="0095125F">
      <w:pPr>
        <w:rPr>
          <w:rFonts w:ascii="Century Gothic" w:hAnsi="Century Gothic"/>
        </w:rPr>
      </w:pPr>
      <w:r w:rsidRPr="008E419D">
        <w:rPr>
          <w:rFonts w:ascii="Century Gothic" w:hAnsi="Century Gothic"/>
        </w:rPr>
        <w:tab/>
      </w:r>
    </w:p>
    <w:p w14:paraId="6A05A809" w14:textId="77777777" w:rsidR="0095125F" w:rsidRPr="008E419D" w:rsidRDefault="0095125F" w:rsidP="0095125F">
      <w:pPr>
        <w:rPr>
          <w:rFonts w:ascii="Century Gothic" w:hAnsi="Century Gothic"/>
        </w:rPr>
      </w:pPr>
    </w:p>
    <w:p w14:paraId="5A39BBE3" w14:textId="77777777" w:rsidR="0095125F" w:rsidRPr="008E419D" w:rsidRDefault="0095125F" w:rsidP="0095125F">
      <w:pPr>
        <w:tabs>
          <w:tab w:val="left" w:pos="9887"/>
        </w:tabs>
        <w:rPr>
          <w:rFonts w:ascii="Century Gothic" w:hAnsi="Century Gothic"/>
        </w:rPr>
      </w:pPr>
      <w:r w:rsidRPr="008E419D">
        <w:rPr>
          <w:rFonts w:ascii="Century Gothic" w:hAnsi="Century Gothic"/>
        </w:rPr>
        <w:tab/>
      </w:r>
    </w:p>
    <w:tbl>
      <w:tblPr>
        <w:tblStyle w:val="Tablaconcuadrcula"/>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4046"/>
      </w:tblGrid>
      <w:tr w:rsidR="0095125F" w:rsidRPr="008E419D" w14:paraId="63C4C3C3" w14:textId="77777777" w:rsidTr="00AA0B6B">
        <w:sdt>
          <w:sdtPr>
            <w:rPr>
              <w:rStyle w:val="Estilo1"/>
              <w:rFonts w:ascii="Century Gothic" w:hAnsi="Century Gothic"/>
            </w:rPr>
            <w:alias w:val="Título"/>
            <w:tag w:val="Título"/>
            <w:id w:val="30110346"/>
          </w:sdtPr>
          <w:sdtEndPr>
            <w:rPr>
              <w:rStyle w:val="Fuentedeprrafopredeter"/>
              <w:noProof/>
              <w:color w:val="auto"/>
              <w:sz w:val="56"/>
              <w:szCs w:val="56"/>
              <w:lang w:eastAsia="es-MX"/>
            </w:rPr>
          </w:sdtEndPr>
          <w:sdtContent>
            <w:tc>
              <w:tcPr>
                <w:tcW w:w="9015" w:type="dxa"/>
                <w:gridSpan w:val="2"/>
                <w:vAlign w:val="center"/>
              </w:tcPr>
              <w:p w14:paraId="464680BF" w14:textId="5148EAE3" w:rsidR="0095125F" w:rsidRPr="008E419D" w:rsidRDefault="00CB1A14" w:rsidP="00AA0B6B">
                <w:pPr>
                  <w:spacing w:after="240"/>
                  <w:jc w:val="center"/>
                  <w:rPr>
                    <w:rFonts w:ascii="Century Gothic" w:hAnsi="Century Gothic"/>
                    <w:noProof/>
                    <w:sz w:val="56"/>
                    <w:szCs w:val="56"/>
                    <w:lang w:eastAsia="es-MX"/>
                  </w:rPr>
                </w:pPr>
                <w:r>
                  <w:rPr>
                    <w:rStyle w:val="Estilo1"/>
                    <w:rFonts w:ascii="Century Gothic" w:hAnsi="Century Gothic"/>
                    <w:color w:val="00B050"/>
                    <w:sz w:val="56"/>
                  </w:rPr>
                  <w:t>Memoria Técnica</w:t>
                </w:r>
                <w:r>
                  <w:rPr>
                    <w:rFonts w:ascii="Century Gothic" w:hAnsi="Century Gothic"/>
                    <w:noProof/>
                    <w:sz w:val="56"/>
                    <w:szCs w:val="56"/>
                    <w:lang w:eastAsia="es-MX"/>
                  </w:rPr>
                  <w:t xml:space="preserve"> </w:t>
                </w:r>
              </w:p>
            </w:tc>
          </w:sdtContent>
        </w:sdt>
      </w:tr>
      <w:tr w:rsidR="0095125F" w14:paraId="04E3CEF3" w14:textId="77777777" w:rsidTr="00AA0B6B">
        <w:sdt>
          <w:sdtPr>
            <w:rPr>
              <w:rStyle w:val="Estilo3"/>
            </w:rPr>
            <w:alias w:val="Subtítulo"/>
            <w:tag w:val="Subtítulo"/>
            <w:id w:val="30110357"/>
          </w:sdtPr>
          <w:sdtEndPr>
            <w:rPr>
              <w:rStyle w:val="Fuentedeprrafopredeter"/>
              <w:noProof/>
              <w:color w:val="auto"/>
              <w:sz w:val="22"/>
              <w:szCs w:val="40"/>
              <w:lang w:eastAsia="es-MX"/>
            </w:rPr>
          </w:sdtEndPr>
          <w:sdtContent>
            <w:tc>
              <w:tcPr>
                <w:tcW w:w="9015" w:type="dxa"/>
                <w:gridSpan w:val="2"/>
                <w:tcBorders>
                  <w:bottom w:val="single" w:sz="24" w:space="0" w:color="808080" w:themeColor="background1" w:themeShade="80"/>
                </w:tcBorders>
                <w:vAlign w:val="center"/>
              </w:tcPr>
              <w:p w14:paraId="25CC7D6F" w14:textId="088024FD" w:rsidR="0095125F" w:rsidRPr="00877663" w:rsidRDefault="00CB1A14" w:rsidP="00AA0B6B">
                <w:pPr>
                  <w:spacing w:after="240"/>
                  <w:jc w:val="center"/>
                  <w:rPr>
                    <w:noProof/>
                    <w:sz w:val="40"/>
                    <w:szCs w:val="40"/>
                    <w:lang w:eastAsia="es-MX"/>
                  </w:rPr>
                </w:pPr>
                <w:r>
                  <w:rPr>
                    <w:rStyle w:val="Estilo3"/>
                  </w:rPr>
                  <w:t>Desarrollo de</w:t>
                </w:r>
                <w:r w:rsidR="00A13E87">
                  <w:rPr>
                    <w:rStyle w:val="Estilo3"/>
                  </w:rPr>
                  <w:t xml:space="preserve"> Shell Scripting</w:t>
                </w:r>
              </w:p>
            </w:tc>
          </w:sdtContent>
        </w:sdt>
      </w:tr>
      <w:tr w:rsidR="0095125F" w14:paraId="2FAA243B" w14:textId="77777777" w:rsidTr="00AA0B6B">
        <w:tc>
          <w:tcPr>
            <w:tcW w:w="4593" w:type="dxa"/>
            <w:tcBorders>
              <w:top w:val="single" w:sz="24" w:space="0" w:color="808080" w:themeColor="background1" w:themeShade="80"/>
            </w:tcBorders>
            <w:vAlign w:val="center"/>
          </w:tcPr>
          <w:p w14:paraId="241D2853" w14:textId="4DED72D5" w:rsidR="0095125F" w:rsidRPr="00877663" w:rsidRDefault="003E20E1" w:rsidP="00AA0B6B">
            <w:pPr>
              <w:spacing w:after="240"/>
              <w:ind w:right="-647"/>
              <w:jc w:val="center"/>
              <w:rPr>
                <w:noProof/>
                <w:sz w:val="32"/>
                <w:szCs w:val="32"/>
                <w:lang w:eastAsia="es-MX"/>
              </w:rPr>
            </w:pPr>
            <w:sdt>
              <w:sdtPr>
                <w:rPr>
                  <w:rStyle w:val="Estilo4"/>
                </w:rPr>
                <w:id w:val="47334140"/>
                <w:lock w:val="contentLocked"/>
                <w:showingPlcHdr/>
                <w:text/>
              </w:sdtPr>
              <w:sdtEndPr>
                <w:rPr>
                  <w:rStyle w:val="Estilo4"/>
                </w:rPr>
              </w:sdtEndPr>
              <w:sdtContent>
                <w:r w:rsidR="0095125F" w:rsidRPr="00076234">
                  <w:rPr>
                    <w:rStyle w:val="Textodelmarcadordeposicin"/>
                    <w:sz w:val="28"/>
                  </w:rPr>
                  <w:t>Versión</w:t>
                </w:r>
                <w:r w:rsidR="0095125F">
                  <w:rPr>
                    <w:rStyle w:val="Textodelmarcadordeposicin"/>
                    <w:sz w:val="28"/>
                  </w:rPr>
                  <w:t xml:space="preserve">  </w:t>
                </w:r>
              </w:sdtContent>
            </w:sdt>
            <w:sdt>
              <w:sdtPr>
                <w:rPr>
                  <w:rStyle w:val="Estilo4"/>
                </w:rPr>
                <w:alias w:val="Versión"/>
                <w:tag w:val="Versión"/>
                <w:id w:val="30110364"/>
              </w:sdtPr>
              <w:sdtEndPr>
                <w:rPr>
                  <w:rStyle w:val="Fuentedeprrafopredeter"/>
                  <w:rFonts w:ascii="Century Gothic" w:hAnsi="Century Gothic"/>
                  <w:noProof/>
                  <w:color w:val="auto"/>
                  <w:sz w:val="22"/>
                  <w:szCs w:val="32"/>
                  <w:lang w:eastAsia="es-MX"/>
                </w:rPr>
              </w:sdtEndPr>
              <w:sdtContent>
                <w:r w:rsidR="0095125F" w:rsidRPr="008E419D">
                  <w:rPr>
                    <w:rStyle w:val="Estilo4"/>
                    <w:rFonts w:ascii="Century Gothic" w:hAnsi="Century Gothic"/>
                  </w:rPr>
                  <w:t>[</w:t>
                </w:r>
                <w:r w:rsidR="00361B5A">
                  <w:rPr>
                    <w:rStyle w:val="Estilo4"/>
                    <w:rFonts w:ascii="Century Gothic" w:hAnsi="Century Gothic"/>
                  </w:rPr>
                  <w:t>1</w:t>
                </w:r>
                <w:r w:rsidR="0095125F" w:rsidRPr="008E419D">
                  <w:rPr>
                    <w:rStyle w:val="Estilo4"/>
                    <w:rFonts w:ascii="Century Gothic" w:hAnsi="Century Gothic"/>
                  </w:rPr>
                  <w:t>.</w:t>
                </w:r>
                <w:r w:rsidR="00361B5A">
                  <w:rPr>
                    <w:rStyle w:val="Estilo4"/>
                    <w:rFonts w:ascii="Century Gothic" w:hAnsi="Century Gothic"/>
                  </w:rPr>
                  <w:t>0</w:t>
                </w:r>
                <w:r w:rsidR="0095125F" w:rsidRPr="008E419D">
                  <w:rPr>
                    <w:rStyle w:val="Estilo4"/>
                    <w:rFonts w:ascii="Century Gothic" w:hAnsi="Century Gothic"/>
                  </w:rPr>
                  <w:t>]</w:t>
                </w:r>
              </w:sdtContent>
            </w:sdt>
          </w:p>
        </w:tc>
        <w:sdt>
          <w:sdtPr>
            <w:rPr>
              <w:rStyle w:val="Estilo5"/>
              <w:rFonts w:ascii="Century Gothic" w:hAnsi="Century Gothic"/>
            </w:rPr>
            <w:alias w:val="Fecha"/>
            <w:tag w:val="Fecha"/>
            <w:id w:val="30110384"/>
            <w:date w:fullDate="2020-06-08T00:00:00Z">
              <w:dateFormat w:val="d-MMM-yy"/>
              <w:lid w:val="es-MX"/>
              <w:storeMappedDataAs w:val="dateTime"/>
              <w:calendar w:val="gregorian"/>
            </w:date>
          </w:sdtPr>
          <w:sdtEndPr>
            <w:rPr>
              <w:rStyle w:val="Fuentedeprrafopredeter"/>
              <w:noProof/>
              <w:color w:val="auto"/>
              <w:sz w:val="22"/>
              <w:szCs w:val="32"/>
              <w:lang w:eastAsia="es-MX"/>
            </w:rPr>
          </w:sdtEndPr>
          <w:sdtContent>
            <w:tc>
              <w:tcPr>
                <w:tcW w:w="4422" w:type="dxa"/>
                <w:tcBorders>
                  <w:top w:val="single" w:sz="24" w:space="0" w:color="808080" w:themeColor="background1" w:themeShade="80"/>
                </w:tcBorders>
                <w:vAlign w:val="center"/>
              </w:tcPr>
              <w:p w14:paraId="3BD9732A" w14:textId="2F9A876F" w:rsidR="0095125F" w:rsidRPr="00877663" w:rsidRDefault="00CB1A14" w:rsidP="00AA0B6B">
                <w:pPr>
                  <w:spacing w:after="240"/>
                  <w:jc w:val="center"/>
                  <w:rPr>
                    <w:noProof/>
                    <w:sz w:val="32"/>
                    <w:szCs w:val="32"/>
                    <w:lang w:eastAsia="es-MX"/>
                  </w:rPr>
                </w:pPr>
                <w:r>
                  <w:rPr>
                    <w:rStyle w:val="Estilo5"/>
                    <w:rFonts w:ascii="Century Gothic" w:hAnsi="Century Gothic"/>
                  </w:rPr>
                  <w:t>8-jun-20</w:t>
                </w:r>
              </w:p>
            </w:tc>
          </w:sdtContent>
        </w:sdt>
      </w:tr>
    </w:tbl>
    <w:p w14:paraId="41C8F396" w14:textId="77777777" w:rsidR="0095125F" w:rsidRPr="008E419D" w:rsidRDefault="0095125F" w:rsidP="0095125F">
      <w:pPr>
        <w:pStyle w:val="Ttulo"/>
        <w:tabs>
          <w:tab w:val="left" w:pos="3165"/>
          <w:tab w:val="center" w:pos="4819"/>
        </w:tabs>
        <w:jc w:val="left"/>
        <w:rPr>
          <w:rFonts w:ascii="Century Gothic" w:hAnsi="Century Gothic"/>
          <w:sz w:val="42"/>
        </w:rPr>
      </w:pPr>
    </w:p>
    <w:p w14:paraId="72A3D3EC" w14:textId="77777777" w:rsidR="0095125F" w:rsidRPr="008E419D" w:rsidRDefault="0095125F" w:rsidP="0095125F">
      <w:pPr>
        <w:pStyle w:val="Ttulo"/>
        <w:tabs>
          <w:tab w:val="left" w:pos="3165"/>
          <w:tab w:val="center" w:pos="4819"/>
        </w:tabs>
        <w:jc w:val="left"/>
        <w:rPr>
          <w:rFonts w:ascii="Century Gothic" w:hAnsi="Century Gothic"/>
          <w:sz w:val="18"/>
          <w:szCs w:val="18"/>
        </w:rPr>
      </w:pPr>
    </w:p>
    <w:p w14:paraId="405144A2" w14:textId="77777777" w:rsidR="00E85E33" w:rsidRPr="008E419D" w:rsidRDefault="00E85E33" w:rsidP="00E85E33">
      <w:pPr>
        <w:jc w:val="both"/>
        <w:rPr>
          <w:rFonts w:ascii="Century Gothic" w:hAnsi="Century Gothic" w:cs="Arial"/>
          <w:color w:val="0000FF"/>
          <w:sz w:val="18"/>
          <w:szCs w:val="18"/>
        </w:rPr>
      </w:pPr>
      <w:r w:rsidRPr="008E419D">
        <w:rPr>
          <w:rFonts w:ascii="Century Gothic" w:hAnsi="Century Gothic" w:cs="Arial"/>
          <w:color w:val="0000FF"/>
          <w:sz w:val="18"/>
          <w:szCs w:val="18"/>
        </w:rPr>
        <w:t xml:space="preserve">Nota: </w:t>
      </w:r>
    </w:p>
    <w:p w14:paraId="03D50113" w14:textId="77777777" w:rsidR="00E85E33" w:rsidRPr="008E419D" w:rsidRDefault="00E85E33" w:rsidP="00E85E33">
      <w:pPr>
        <w:pStyle w:val="CNBVInstruccionesA"/>
        <w:numPr>
          <w:ilvl w:val="0"/>
          <w:numId w:val="8"/>
        </w:numPr>
        <w:ind w:right="0"/>
        <w:rPr>
          <w:rFonts w:ascii="Century Gothic" w:eastAsiaTheme="minorHAnsi" w:hAnsi="Century Gothic" w:cs="Arial"/>
          <w:i w:val="0"/>
          <w:color w:val="0000FF"/>
          <w:sz w:val="18"/>
          <w:szCs w:val="18"/>
          <w:lang w:eastAsia="en-US"/>
        </w:rPr>
      </w:pPr>
      <w:r w:rsidRPr="008E419D">
        <w:rPr>
          <w:rFonts w:ascii="Century Gothic" w:eastAsiaTheme="minorHAnsi" w:hAnsi="Century Gothic" w:cs="Arial"/>
          <w:i w:val="0"/>
          <w:color w:val="0000FF"/>
          <w:sz w:val="18"/>
          <w:szCs w:val="18"/>
          <w:lang w:eastAsia="en-US"/>
        </w:rPr>
        <w:t>Todas las instrucciones (color azul) que se encuentran predefinidos en éste documento deben ser eliminados ya que son una guía para el autor del documento.</w:t>
      </w:r>
    </w:p>
    <w:p w14:paraId="5ACEDEB6" w14:textId="77777777" w:rsidR="00E85E33" w:rsidRPr="008E419D" w:rsidRDefault="00E85E33" w:rsidP="00E85E33">
      <w:pPr>
        <w:pStyle w:val="CNBVInstruccionesA"/>
        <w:numPr>
          <w:ilvl w:val="0"/>
          <w:numId w:val="8"/>
        </w:numPr>
        <w:ind w:right="0"/>
        <w:rPr>
          <w:rFonts w:ascii="Century Gothic" w:eastAsiaTheme="minorHAnsi" w:hAnsi="Century Gothic" w:cs="Arial"/>
          <w:i w:val="0"/>
          <w:color w:val="0000FF"/>
          <w:sz w:val="18"/>
          <w:szCs w:val="18"/>
          <w:lang w:eastAsia="en-US"/>
        </w:rPr>
      </w:pPr>
      <w:r w:rsidRPr="008E419D">
        <w:rPr>
          <w:rFonts w:ascii="Century Gothic" w:eastAsiaTheme="minorHAnsi" w:hAnsi="Century Gothic" w:cs="Arial"/>
          <w:i w:val="0"/>
          <w:color w:val="0000FF"/>
          <w:sz w:val="18"/>
          <w:szCs w:val="18"/>
          <w:lang w:eastAsia="en-US"/>
        </w:rPr>
        <w:t xml:space="preserve">Palabras, datos o frases que se encuentren entre los signos ( [ xyz ] </w:t>
      </w:r>
      <w:r>
        <w:rPr>
          <w:rFonts w:ascii="Century Gothic" w:eastAsiaTheme="minorHAnsi" w:hAnsi="Century Gothic" w:cs="Arial"/>
          <w:i w:val="0"/>
          <w:color w:val="0000FF"/>
          <w:sz w:val="18"/>
          <w:szCs w:val="18"/>
          <w:lang w:eastAsia="en-US"/>
        </w:rPr>
        <w:t>o &lt;xyz&gt;</w:t>
      </w:r>
      <w:r w:rsidRPr="008E419D">
        <w:rPr>
          <w:rFonts w:ascii="Century Gothic" w:eastAsiaTheme="minorHAnsi" w:hAnsi="Century Gothic" w:cs="Arial"/>
          <w:i w:val="0"/>
          <w:color w:val="0000FF"/>
          <w:sz w:val="18"/>
          <w:szCs w:val="18"/>
          <w:lang w:eastAsia="en-US"/>
        </w:rPr>
        <w:t>) deben ser reemplazados por la información que aplique para cada caso o visita.</w:t>
      </w:r>
    </w:p>
    <w:p w14:paraId="2ADDDB0F" w14:textId="77777777" w:rsidR="00E85E33" w:rsidRPr="008E419D" w:rsidRDefault="00E85E33" w:rsidP="00E85E33">
      <w:pPr>
        <w:pStyle w:val="CNBVInstruccionesA"/>
        <w:numPr>
          <w:ilvl w:val="0"/>
          <w:numId w:val="8"/>
        </w:numPr>
        <w:rPr>
          <w:rFonts w:ascii="Century Gothic" w:eastAsiaTheme="minorHAnsi" w:hAnsi="Century Gothic" w:cs="Arial"/>
          <w:i w:val="0"/>
          <w:color w:val="0000FF"/>
          <w:sz w:val="18"/>
          <w:szCs w:val="18"/>
          <w:lang w:eastAsia="en-US"/>
        </w:rPr>
      </w:pPr>
      <w:r w:rsidRPr="008E419D">
        <w:rPr>
          <w:rFonts w:ascii="Century Gothic" w:eastAsiaTheme="minorHAnsi" w:hAnsi="Century Gothic" w:cs="Arial"/>
          <w:i w:val="0"/>
          <w:color w:val="0000FF"/>
          <w:sz w:val="18"/>
          <w:szCs w:val="18"/>
          <w:lang w:eastAsia="en-US"/>
        </w:rPr>
        <w:t>Respetar el formato (fuente, tamaño y estilo de letras; colores</w:t>
      </w:r>
      <w:r>
        <w:rPr>
          <w:rFonts w:ascii="Century Gothic" w:eastAsiaTheme="minorHAnsi" w:hAnsi="Century Gothic" w:cs="Arial"/>
          <w:i w:val="0"/>
          <w:color w:val="0000FF"/>
          <w:sz w:val="18"/>
          <w:szCs w:val="18"/>
          <w:lang w:eastAsia="en-US"/>
        </w:rPr>
        <w:t xml:space="preserve"> </w:t>
      </w:r>
      <w:r w:rsidRPr="00526DDB">
        <w:rPr>
          <w:rFonts w:ascii="Century Gothic" w:eastAsiaTheme="minorHAnsi" w:hAnsi="Century Gothic" w:cs="Arial"/>
          <w:i w:val="0"/>
          <w:color w:val="auto"/>
          <w:sz w:val="18"/>
          <w:szCs w:val="18"/>
          <w:lang w:eastAsia="en-US"/>
        </w:rPr>
        <w:t xml:space="preserve">(negro) </w:t>
      </w:r>
      <w:r w:rsidRPr="008E419D">
        <w:rPr>
          <w:rFonts w:ascii="Century Gothic" w:eastAsiaTheme="minorHAnsi" w:hAnsi="Century Gothic" w:cs="Arial"/>
          <w:i w:val="0"/>
          <w:color w:val="0000FF"/>
          <w:sz w:val="18"/>
          <w:szCs w:val="18"/>
          <w:lang w:eastAsia="en-US"/>
        </w:rPr>
        <w:t xml:space="preserve">; espacios entre párrafos; saltos de página y sección, etc.) que se encuentran predefinidos en este documento. </w:t>
      </w:r>
    </w:p>
    <w:p w14:paraId="64EFF9B2" w14:textId="77777777" w:rsidR="00E85E33" w:rsidRPr="008E419D" w:rsidRDefault="00E85E33" w:rsidP="00E85E33">
      <w:pPr>
        <w:pStyle w:val="CNBVInstruccionesA"/>
        <w:numPr>
          <w:ilvl w:val="0"/>
          <w:numId w:val="8"/>
        </w:numPr>
        <w:rPr>
          <w:rFonts w:ascii="Century Gothic" w:eastAsiaTheme="minorHAnsi" w:hAnsi="Century Gothic" w:cs="Arial"/>
          <w:i w:val="0"/>
          <w:color w:val="0000FF"/>
          <w:sz w:val="18"/>
          <w:szCs w:val="18"/>
          <w:lang w:eastAsia="en-US"/>
        </w:rPr>
      </w:pPr>
      <w:r w:rsidRPr="008E419D">
        <w:rPr>
          <w:rFonts w:ascii="Century Gothic" w:eastAsiaTheme="minorHAnsi" w:hAnsi="Century Gothic" w:cs="Arial"/>
          <w:i w:val="0"/>
          <w:color w:val="0000FF"/>
          <w:sz w:val="18"/>
          <w:szCs w:val="18"/>
          <w:lang w:eastAsia="en-US"/>
        </w:rPr>
        <w:t>El tipo de Documento deberá ser procedimiento, instructivos, Formatos, manuales</w:t>
      </w:r>
    </w:p>
    <w:p w14:paraId="0D0B940D" w14:textId="77777777" w:rsidR="00E85E33" w:rsidRPr="008E419D" w:rsidRDefault="00E85E33" w:rsidP="00E85E33">
      <w:pPr>
        <w:pStyle w:val="CNBVInstruccionesA"/>
        <w:ind w:left="360"/>
        <w:rPr>
          <w:rFonts w:ascii="Century Gothic" w:eastAsiaTheme="minorHAnsi" w:hAnsi="Century Gothic" w:cs="Arial"/>
          <w:i w:val="0"/>
          <w:color w:val="0000FF"/>
          <w:sz w:val="18"/>
          <w:szCs w:val="18"/>
          <w:lang w:eastAsia="en-US"/>
        </w:rPr>
      </w:pPr>
    </w:p>
    <w:p w14:paraId="0E27B00A" w14:textId="77777777" w:rsidR="00E85E33" w:rsidRPr="008E419D" w:rsidRDefault="00E85E33" w:rsidP="00E85E33">
      <w:pPr>
        <w:pStyle w:val="CNBVInstruccionesA"/>
        <w:rPr>
          <w:rFonts w:ascii="Century Gothic" w:eastAsiaTheme="minorHAnsi" w:hAnsi="Century Gothic" w:cs="Arial"/>
          <w:i w:val="0"/>
          <w:color w:val="0000FF"/>
          <w:sz w:val="18"/>
          <w:szCs w:val="18"/>
          <w:lang w:eastAsia="en-US"/>
        </w:rPr>
      </w:pPr>
    </w:p>
    <w:p w14:paraId="06808D69" w14:textId="77777777" w:rsidR="0095125F" w:rsidRPr="008E419D" w:rsidRDefault="00E85E33" w:rsidP="00E85E33">
      <w:pPr>
        <w:rPr>
          <w:rFonts w:ascii="Century Gothic" w:hAnsi="Century Gothic" w:cs="Arial"/>
          <w:color w:val="0000FF"/>
          <w:sz w:val="20"/>
        </w:rPr>
      </w:pPr>
      <w:r w:rsidRPr="008E419D">
        <w:rPr>
          <w:rFonts w:ascii="Century Gothic" w:hAnsi="Century Gothic" w:cs="Arial"/>
          <w:b/>
          <w:color w:val="0000FF"/>
          <w:sz w:val="20"/>
          <w:szCs w:val="20"/>
        </w:rPr>
        <w:t xml:space="preserve">Cualquier documento que sea emitido por la Dirección de XXX deberá ser enviado a la </w:t>
      </w:r>
      <w:r w:rsidR="00935BA1">
        <w:rPr>
          <w:rFonts w:ascii="Century Gothic" w:hAnsi="Century Gothic" w:cs="Arial"/>
          <w:b/>
          <w:color w:val="0000FF"/>
          <w:sz w:val="20"/>
          <w:szCs w:val="20"/>
        </w:rPr>
        <w:t>PMO</w:t>
      </w:r>
      <w:r>
        <w:rPr>
          <w:rFonts w:ascii="Century Gothic" w:hAnsi="Century Gothic" w:cs="Arial"/>
          <w:b/>
          <w:i/>
          <w:color w:val="0000FF"/>
          <w:sz w:val="20"/>
          <w:szCs w:val="20"/>
        </w:rPr>
        <w:t xml:space="preserve"> </w:t>
      </w:r>
      <w:r w:rsidRPr="008E419D">
        <w:rPr>
          <w:rFonts w:ascii="Century Gothic" w:hAnsi="Century Gothic" w:cs="Arial"/>
          <w:b/>
          <w:color w:val="0000FF"/>
          <w:sz w:val="20"/>
          <w:szCs w:val="20"/>
        </w:rPr>
        <w:t>antes de su formalización (firmas y difusión</w:t>
      </w:r>
      <w:r w:rsidR="00934EDD">
        <w:rPr>
          <w:rFonts w:ascii="Century Gothic" w:hAnsi="Century Gothic" w:cs="Arial"/>
          <w:b/>
          <w:color w:val="0000FF"/>
          <w:sz w:val="20"/>
          <w:szCs w:val="20"/>
        </w:rPr>
        <w:t>)</w:t>
      </w:r>
    </w:p>
    <w:p w14:paraId="60061E4C" w14:textId="77777777" w:rsidR="00AA0B6B" w:rsidRPr="008E419D" w:rsidRDefault="00AA0B6B" w:rsidP="0095125F">
      <w:pPr>
        <w:tabs>
          <w:tab w:val="left" w:pos="2390"/>
        </w:tabs>
        <w:rPr>
          <w:rFonts w:ascii="Century Gothic" w:hAnsi="Century Gothic"/>
        </w:rPr>
      </w:pPr>
    </w:p>
    <w:p w14:paraId="44EAFD9C" w14:textId="77777777" w:rsidR="00424E9C" w:rsidRPr="008E419D" w:rsidRDefault="00424E9C" w:rsidP="0095125F">
      <w:pPr>
        <w:tabs>
          <w:tab w:val="left" w:pos="2390"/>
        </w:tabs>
        <w:rPr>
          <w:rFonts w:ascii="Century Gothic" w:hAnsi="Century Gothic"/>
        </w:rPr>
      </w:pPr>
    </w:p>
    <w:p w14:paraId="4B94D5A5" w14:textId="77777777" w:rsidR="00424E9C" w:rsidRPr="008E419D" w:rsidRDefault="00424E9C" w:rsidP="0095125F">
      <w:pPr>
        <w:tabs>
          <w:tab w:val="left" w:pos="2390"/>
        </w:tabs>
        <w:rPr>
          <w:rFonts w:ascii="Century Gothic" w:hAnsi="Century Gothic"/>
        </w:rPr>
      </w:pPr>
    </w:p>
    <w:p w14:paraId="3DEEC669" w14:textId="77777777" w:rsidR="00424E9C" w:rsidRPr="008E419D" w:rsidRDefault="00424E9C" w:rsidP="0095125F">
      <w:pPr>
        <w:tabs>
          <w:tab w:val="left" w:pos="2390"/>
        </w:tabs>
        <w:rPr>
          <w:rFonts w:ascii="Century Gothic" w:hAnsi="Century Gothic"/>
        </w:rPr>
      </w:pPr>
    </w:p>
    <w:p w14:paraId="3656B9AB" w14:textId="77777777" w:rsidR="00424E9C" w:rsidRPr="008E419D" w:rsidRDefault="00424E9C" w:rsidP="00424E9C">
      <w:pPr>
        <w:pStyle w:val="Ttulo"/>
        <w:tabs>
          <w:tab w:val="left" w:pos="3165"/>
          <w:tab w:val="center" w:pos="4819"/>
        </w:tabs>
        <w:jc w:val="left"/>
        <w:rPr>
          <w:rFonts w:ascii="Century Gothic" w:hAnsi="Century Gothic"/>
        </w:rPr>
      </w:pPr>
    </w:p>
    <w:p w14:paraId="45FB0818" w14:textId="77777777" w:rsidR="00424E9C" w:rsidRPr="008E419D" w:rsidRDefault="00424E9C" w:rsidP="00424E9C">
      <w:pPr>
        <w:pStyle w:val="Ttulo"/>
        <w:tabs>
          <w:tab w:val="left" w:pos="3165"/>
          <w:tab w:val="center" w:pos="4819"/>
        </w:tabs>
        <w:spacing w:after="240"/>
        <w:rPr>
          <w:rFonts w:ascii="Century Gothic" w:hAnsi="Century Gothic"/>
          <w:color w:val="auto"/>
        </w:rPr>
      </w:pPr>
    </w:p>
    <w:p w14:paraId="24C9ECFD" w14:textId="77777777" w:rsidR="00424E9C" w:rsidRPr="008E419D" w:rsidRDefault="00424E9C" w:rsidP="00424E9C">
      <w:pPr>
        <w:pStyle w:val="Ttulo"/>
        <w:tabs>
          <w:tab w:val="left" w:pos="3165"/>
          <w:tab w:val="center" w:pos="4819"/>
        </w:tabs>
        <w:spacing w:after="240"/>
        <w:rPr>
          <w:rFonts w:ascii="Century Gothic" w:hAnsi="Century Gothic"/>
          <w:color w:val="auto"/>
        </w:rPr>
      </w:pPr>
      <w:r w:rsidRPr="008E419D">
        <w:rPr>
          <w:rFonts w:ascii="Century Gothic" w:hAnsi="Century Gothic"/>
          <w:color w:val="auto"/>
        </w:rPr>
        <w:lastRenderedPageBreak/>
        <w:t>Control de Cambios del Documento</w:t>
      </w:r>
    </w:p>
    <w:tbl>
      <w:tblPr>
        <w:tblW w:w="4992"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683"/>
        <w:gridCol w:w="1230"/>
        <w:gridCol w:w="2981"/>
        <w:gridCol w:w="2914"/>
      </w:tblGrid>
      <w:tr w:rsidR="00424E9C" w:rsidRPr="008E419D" w14:paraId="3FC9A0A6" w14:textId="77777777" w:rsidTr="001E77C9">
        <w:trPr>
          <w:trHeight w:val="459"/>
        </w:trPr>
        <w:tc>
          <w:tcPr>
            <w:tcW w:w="956" w:type="pct"/>
            <w:shd w:val="clear" w:color="auto" w:fill="9598AD"/>
            <w:vAlign w:val="center"/>
          </w:tcPr>
          <w:p w14:paraId="48FF8E3E" w14:textId="77777777" w:rsidR="00424E9C" w:rsidRPr="008E419D" w:rsidRDefault="00424E9C" w:rsidP="00AA0B6B">
            <w:pPr>
              <w:keepNext/>
              <w:spacing w:before="100" w:beforeAutospacing="1" w:after="0" w:line="240" w:lineRule="auto"/>
              <w:ind w:left="72"/>
              <w:jc w:val="center"/>
              <w:rPr>
                <w:rFonts w:ascii="Century Gothic" w:eastAsia="Times New Roman" w:hAnsi="Century Gothic" w:cs="Arial"/>
                <w:b/>
                <w:color w:val="FFFFFF"/>
              </w:rPr>
            </w:pPr>
            <w:r w:rsidRPr="008E419D">
              <w:rPr>
                <w:rFonts w:ascii="Century Gothic" w:eastAsia="Times New Roman" w:hAnsi="Century Gothic" w:cs="Arial"/>
                <w:b/>
                <w:color w:val="FFFFFF"/>
              </w:rPr>
              <w:t>Fecha</w:t>
            </w:r>
          </w:p>
        </w:tc>
        <w:tc>
          <w:tcPr>
            <w:tcW w:w="698" w:type="pct"/>
            <w:shd w:val="clear" w:color="auto" w:fill="9598AD"/>
            <w:vAlign w:val="center"/>
          </w:tcPr>
          <w:p w14:paraId="745F5C4E" w14:textId="77777777" w:rsidR="00424E9C" w:rsidRPr="008E419D" w:rsidRDefault="00424E9C" w:rsidP="00AA0B6B">
            <w:pPr>
              <w:keepNext/>
              <w:spacing w:before="100" w:beforeAutospacing="1" w:after="0" w:line="240" w:lineRule="auto"/>
              <w:ind w:left="72"/>
              <w:jc w:val="center"/>
              <w:rPr>
                <w:rFonts w:ascii="Century Gothic" w:eastAsia="Times New Roman" w:hAnsi="Century Gothic" w:cs="Arial"/>
                <w:b/>
                <w:color w:val="FFFFFF"/>
              </w:rPr>
            </w:pPr>
            <w:r w:rsidRPr="008E419D">
              <w:rPr>
                <w:rFonts w:ascii="Century Gothic" w:eastAsia="Times New Roman" w:hAnsi="Century Gothic" w:cs="Arial"/>
                <w:b/>
                <w:color w:val="FFFFFF"/>
              </w:rPr>
              <w:t>Versión</w:t>
            </w:r>
          </w:p>
        </w:tc>
        <w:tc>
          <w:tcPr>
            <w:tcW w:w="1692" w:type="pct"/>
            <w:shd w:val="clear" w:color="auto" w:fill="9598AD"/>
            <w:vAlign w:val="center"/>
          </w:tcPr>
          <w:p w14:paraId="7CF7CAE3" w14:textId="77777777" w:rsidR="00424E9C" w:rsidRPr="008E419D" w:rsidRDefault="00424E9C" w:rsidP="00AA0B6B">
            <w:pPr>
              <w:keepNext/>
              <w:spacing w:before="100" w:beforeAutospacing="1" w:after="0" w:line="240" w:lineRule="auto"/>
              <w:ind w:left="72"/>
              <w:jc w:val="center"/>
              <w:rPr>
                <w:rFonts w:ascii="Century Gothic" w:eastAsia="Times New Roman" w:hAnsi="Century Gothic" w:cs="Arial"/>
                <w:b/>
                <w:color w:val="FFFFFF"/>
              </w:rPr>
            </w:pPr>
            <w:r w:rsidRPr="008E419D">
              <w:rPr>
                <w:rFonts w:ascii="Century Gothic" w:eastAsia="Times New Roman" w:hAnsi="Century Gothic" w:cs="Arial"/>
                <w:b/>
                <w:color w:val="FFFFFF"/>
              </w:rPr>
              <w:t>Descripción</w:t>
            </w:r>
          </w:p>
        </w:tc>
        <w:tc>
          <w:tcPr>
            <w:tcW w:w="1654" w:type="pct"/>
            <w:shd w:val="clear" w:color="auto" w:fill="9598AD"/>
            <w:vAlign w:val="center"/>
          </w:tcPr>
          <w:p w14:paraId="4C320DDC" w14:textId="77777777" w:rsidR="00424E9C" w:rsidRPr="008E419D" w:rsidRDefault="00424E9C" w:rsidP="00AA0B6B">
            <w:pPr>
              <w:keepNext/>
              <w:spacing w:before="100" w:beforeAutospacing="1" w:after="0" w:line="240" w:lineRule="auto"/>
              <w:ind w:left="72"/>
              <w:jc w:val="center"/>
              <w:rPr>
                <w:rFonts w:ascii="Century Gothic" w:eastAsia="Times New Roman" w:hAnsi="Century Gothic" w:cs="Arial"/>
                <w:b/>
                <w:color w:val="FFFFFF"/>
              </w:rPr>
            </w:pPr>
            <w:r w:rsidRPr="008E419D">
              <w:rPr>
                <w:rFonts w:ascii="Century Gothic" w:eastAsia="Times New Roman" w:hAnsi="Century Gothic" w:cs="Arial"/>
                <w:b/>
                <w:color w:val="FFFFFF"/>
              </w:rPr>
              <w:t>Autor</w:t>
            </w:r>
          </w:p>
        </w:tc>
      </w:tr>
      <w:tr w:rsidR="00424E9C" w:rsidRPr="008E419D" w14:paraId="1AFE1531" w14:textId="77777777" w:rsidTr="00AA0B6B">
        <w:trPr>
          <w:trHeight w:val="652"/>
        </w:trPr>
        <w:tc>
          <w:tcPr>
            <w:tcW w:w="956" w:type="pct"/>
            <w:vAlign w:val="center"/>
          </w:tcPr>
          <w:p w14:paraId="281FD882" w14:textId="77777777" w:rsidR="00424E9C" w:rsidRPr="008E419D" w:rsidRDefault="00361B5A" w:rsidP="00AA0B6B">
            <w:pPr>
              <w:pStyle w:val="EstiloinfoblueIzquierda063cm"/>
              <w:ind w:left="0"/>
              <w:jc w:val="center"/>
              <w:rPr>
                <w:rFonts w:ascii="Century Gothic" w:hAnsi="Century Gothic"/>
                <w:i w:val="0"/>
                <w:lang w:val="es-MX"/>
              </w:rPr>
            </w:pPr>
            <w:r>
              <w:rPr>
                <w:rFonts w:ascii="Century Gothic" w:hAnsi="Century Gothic"/>
                <w:i w:val="0"/>
                <w:lang w:val="es-MX"/>
              </w:rPr>
              <w:t>15</w:t>
            </w:r>
            <w:r w:rsidR="00424E9C" w:rsidRPr="008E419D">
              <w:rPr>
                <w:rFonts w:ascii="Century Gothic" w:hAnsi="Century Gothic"/>
                <w:i w:val="0"/>
                <w:lang w:val="es-MX"/>
              </w:rPr>
              <w:t>/</w:t>
            </w:r>
            <w:r>
              <w:rPr>
                <w:rFonts w:ascii="Century Gothic" w:hAnsi="Century Gothic"/>
                <w:i w:val="0"/>
                <w:lang w:val="es-MX"/>
              </w:rPr>
              <w:t>05</w:t>
            </w:r>
            <w:r w:rsidR="00424E9C" w:rsidRPr="008E419D">
              <w:rPr>
                <w:rFonts w:ascii="Century Gothic" w:hAnsi="Century Gothic"/>
                <w:i w:val="0"/>
                <w:lang w:val="es-MX"/>
              </w:rPr>
              <w:t>/</w:t>
            </w:r>
            <w:r>
              <w:rPr>
                <w:rFonts w:ascii="Century Gothic" w:hAnsi="Century Gothic"/>
                <w:i w:val="0"/>
                <w:lang w:val="es-MX"/>
              </w:rPr>
              <w:t>2020</w:t>
            </w:r>
          </w:p>
        </w:tc>
        <w:tc>
          <w:tcPr>
            <w:tcW w:w="698" w:type="pct"/>
            <w:vAlign w:val="center"/>
          </w:tcPr>
          <w:p w14:paraId="4B3AA50C" w14:textId="77777777" w:rsidR="00424E9C" w:rsidRPr="008E419D" w:rsidRDefault="00361B5A" w:rsidP="00AA0B6B">
            <w:pPr>
              <w:pStyle w:val="EstiloinfoblueIzquierda063cm"/>
              <w:ind w:left="103"/>
              <w:jc w:val="center"/>
              <w:rPr>
                <w:rFonts w:ascii="Century Gothic" w:hAnsi="Century Gothic"/>
                <w:i w:val="0"/>
                <w:lang w:val="es-MX"/>
              </w:rPr>
            </w:pPr>
            <w:r>
              <w:rPr>
                <w:rFonts w:ascii="Century Gothic" w:hAnsi="Century Gothic"/>
                <w:i w:val="0"/>
                <w:lang w:val="es-MX"/>
              </w:rPr>
              <w:t>1.0</w:t>
            </w:r>
          </w:p>
        </w:tc>
        <w:tc>
          <w:tcPr>
            <w:tcW w:w="1692" w:type="pct"/>
            <w:vAlign w:val="center"/>
          </w:tcPr>
          <w:p w14:paraId="465FA4EE" w14:textId="495807C0" w:rsidR="00424E9C" w:rsidRPr="00D500AE" w:rsidRDefault="00BA3441" w:rsidP="00BA3441">
            <w:pPr>
              <w:pStyle w:val="EstiloinfoblueIzquierda063cm"/>
              <w:ind w:left="0"/>
              <w:jc w:val="left"/>
              <w:rPr>
                <w:rFonts w:ascii="Century Gothic" w:hAnsi="Century Gothic"/>
                <w:i w:val="0"/>
                <w:lang w:val="en-US"/>
              </w:rPr>
            </w:pPr>
            <w:r>
              <w:rPr>
                <w:rFonts w:ascii="Century Gothic" w:hAnsi="Century Gothic"/>
                <w:i w:val="0"/>
                <w:lang w:val="en-US"/>
              </w:rPr>
              <w:t xml:space="preserve">Version </w:t>
            </w:r>
            <w:proofErr w:type="spellStart"/>
            <w:r>
              <w:rPr>
                <w:rFonts w:ascii="Century Gothic" w:hAnsi="Century Gothic"/>
                <w:i w:val="0"/>
                <w:lang w:val="en-US"/>
              </w:rPr>
              <w:t>Inicial</w:t>
            </w:r>
            <w:proofErr w:type="spellEnd"/>
            <w:r>
              <w:rPr>
                <w:rFonts w:ascii="Century Gothic" w:hAnsi="Century Gothic"/>
                <w:i w:val="0"/>
                <w:lang w:val="en-US"/>
              </w:rPr>
              <w:t xml:space="preserve"> (</w:t>
            </w:r>
            <w:r w:rsidR="00644BCB">
              <w:rPr>
                <w:rFonts w:ascii="Century Gothic" w:hAnsi="Century Gothic"/>
                <w:i w:val="0"/>
                <w:lang w:val="en-US"/>
              </w:rPr>
              <w:t>Star</w:t>
            </w:r>
            <w:del w:id="0" w:author="Mariana Gonzalez Buendia" w:date="2020-06-18T11:00:00Z">
              <w:r w:rsidR="00644BCB" w:rsidDel="00A63229">
                <w:rPr>
                  <w:rFonts w:ascii="Century Gothic" w:hAnsi="Century Gothic"/>
                  <w:i w:val="0"/>
                  <w:lang w:val="en-US"/>
                </w:rPr>
                <w:delText>-</w:delText>
              </w:r>
              <w:r w:rsidR="00D500AE" w:rsidRPr="00D500AE" w:rsidDel="00A63229">
                <w:rPr>
                  <w:rFonts w:ascii="Century Gothic" w:hAnsi="Century Gothic"/>
                  <w:i w:val="0"/>
                  <w:lang w:val="en-US"/>
                </w:rPr>
                <w:delText>S</w:delText>
              </w:r>
              <w:r w:rsidR="00644BCB" w:rsidDel="00A63229">
                <w:rPr>
                  <w:rFonts w:ascii="Century Gothic" w:hAnsi="Century Gothic"/>
                  <w:i w:val="0"/>
                  <w:lang w:val="en-US"/>
                </w:rPr>
                <w:delText>t</w:delText>
              </w:r>
              <w:r w:rsidR="00D500AE" w:rsidRPr="00D500AE" w:rsidDel="00A63229">
                <w:rPr>
                  <w:rFonts w:ascii="Century Gothic" w:hAnsi="Century Gothic"/>
                  <w:i w:val="0"/>
                  <w:lang w:val="en-US"/>
                </w:rPr>
                <w:delText>op</w:delText>
              </w:r>
              <w:r w:rsidR="00D500AE" w:rsidDel="00A63229">
                <w:rPr>
                  <w:rFonts w:ascii="Century Gothic" w:hAnsi="Century Gothic"/>
                  <w:i w:val="0"/>
                  <w:lang w:val="en-US"/>
                </w:rPr>
                <w:delText xml:space="preserve"> </w:delText>
              </w:r>
              <w:r w:rsidR="00644BCB" w:rsidDel="00A63229">
                <w:rPr>
                  <w:rFonts w:ascii="Century Gothic" w:hAnsi="Century Gothic"/>
                  <w:i w:val="0"/>
                  <w:lang w:val="en-US"/>
                </w:rPr>
                <w:delText>de contenedores</w:delText>
              </w:r>
            </w:del>
            <w:r w:rsidR="00644BCB">
              <w:rPr>
                <w:rFonts w:ascii="Century Gothic" w:hAnsi="Century Gothic"/>
                <w:i w:val="0"/>
                <w:lang w:val="en-US"/>
              </w:rPr>
              <w:t xml:space="preserve"> </w:t>
            </w:r>
            <w:del w:id="1" w:author="Mariana Gonzalez Buendia" w:date="2020-06-18T11:01:00Z">
              <w:r w:rsidR="00D500AE" w:rsidDel="00A63229">
                <w:rPr>
                  <w:rFonts w:ascii="Century Gothic" w:hAnsi="Century Gothic"/>
                  <w:i w:val="0"/>
                  <w:lang w:val="en-US"/>
                </w:rPr>
                <w:delText>D</w:delText>
              </w:r>
              <w:r w:rsidR="00D500AE" w:rsidRPr="00D500AE" w:rsidDel="00A63229">
                <w:rPr>
                  <w:rFonts w:ascii="Century Gothic" w:hAnsi="Century Gothic"/>
                  <w:i w:val="0"/>
                  <w:lang w:val="en-US"/>
                </w:rPr>
                <w:delText>R</w:delText>
              </w:r>
              <w:r w:rsidR="00D500AE" w:rsidDel="00A63229">
                <w:rPr>
                  <w:rFonts w:ascii="Century Gothic" w:hAnsi="Century Gothic"/>
                  <w:i w:val="0"/>
                  <w:lang w:val="en-US"/>
                </w:rPr>
                <w:delText>T_DALI</w:delText>
              </w:r>
            </w:del>
            <w:ins w:id="2" w:author="Mariana Gonzalez Buendia" w:date="2020-06-18T11:01:00Z">
              <w:r w:rsidR="00A63229">
                <w:rPr>
                  <w:rFonts w:ascii="Century Gothic" w:hAnsi="Century Gothic"/>
                  <w:i w:val="0"/>
                  <w:lang w:val="en-US"/>
                </w:rPr>
                <w:t>INDEVAL</w:t>
              </w:r>
            </w:ins>
            <w:r>
              <w:rPr>
                <w:rFonts w:ascii="Century Gothic" w:hAnsi="Century Gothic"/>
                <w:i w:val="0"/>
                <w:lang w:val="en-US"/>
              </w:rPr>
              <w:t xml:space="preserve">) </w:t>
            </w:r>
          </w:p>
        </w:tc>
        <w:tc>
          <w:tcPr>
            <w:tcW w:w="1654" w:type="pct"/>
            <w:vAlign w:val="center"/>
          </w:tcPr>
          <w:p w14:paraId="53CC6E9F" w14:textId="3A57BC2D" w:rsidR="00424E9C" w:rsidRPr="008E419D" w:rsidRDefault="00355CBA" w:rsidP="00355CBA">
            <w:pPr>
              <w:pStyle w:val="EstiloinfoblueIzquierda063cm"/>
              <w:ind w:left="79"/>
              <w:jc w:val="center"/>
              <w:rPr>
                <w:rFonts w:ascii="Century Gothic" w:hAnsi="Century Gothic"/>
                <w:i w:val="0"/>
                <w:lang w:val="es-MX"/>
              </w:rPr>
            </w:pPr>
            <w:r>
              <w:rPr>
                <w:rFonts w:ascii="Century Gothic" w:hAnsi="Century Gothic"/>
                <w:i w:val="0"/>
                <w:lang w:val="es-MX"/>
              </w:rPr>
              <w:t>Ricardo Díaz Reyes</w:t>
            </w:r>
          </w:p>
        </w:tc>
      </w:tr>
      <w:tr w:rsidR="00424E9C" w:rsidRPr="008E419D" w14:paraId="049F31CB" w14:textId="77777777" w:rsidTr="00AA0B6B">
        <w:trPr>
          <w:trHeight w:val="652"/>
        </w:trPr>
        <w:tc>
          <w:tcPr>
            <w:tcW w:w="956" w:type="pct"/>
            <w:vAlign w:val="center"/>
          </w:tcPr>
          <w:p w14:paraId="53128261" w14:textId="77777777" w:rsidR="00424E9C" w:rsidRPr="008E419D" w:rsidRDefault="00424E9C" w:rsidP="00AA0B6B">
            <w:pPr>
              <w:keepLines/>
              <w:widowControl w:val="0"/>
              <w:spacing w:before="60" w:after="0" w:line="240" w:lineRule="atLeast"/>
              <w:jc w:val="center"/>
              <w:rPr>
                <w:rFonts w:ascii="Century Gothic" w:eastAsia="Times New Roman" w:hAnsi="Century Gothic" w:cs="Arial"/>
                <w:sz w:val="20"/>
                <w:szCs w:val="20"/>
              </w:rPr>
            </w:pPr>
          </w:p>
        </w:tc>
        <w:tc>
          <w:tcPr>
            <w:tcW w:w="698" w:type="pct"/>
            <w:vAlign w:val="center"/>
          </w:tcPr>
          <w:p w14:paraId="62486C05" w14:textId="77777777" w:rsidR="00424E9C" w:rsidRPr="008E419D" w:rsidRDefault="00424E9C" w:rsidP="00AA0B6B">
            <w:pPr>
              <w:keepLines/>
              <w:widowControl w:val="0"/>
              <w:spacing w:before="60" w:after="0" w:line="240" w:lineRule="atLeast"/>
              <w:jc w:val="center"/>
              <w:rPr>
                <w:rFonts w:ascii="Century Gothic" w:eastAsia="Times New Roman" w:hAnsi="Century Gothic" w:cs="Arial"/>
                <w:sz w:val="20"/>
                <w:szCs w:val="20"/>
              </w:rPr>
            </w:pPr>
          </w:p>
        </w:tc>
        <w:tc>
          <w:tcPr>
            <w:tcW w:w="1692" w:type="pct"/>
            <w:vAlign w:val="center"/>
          </w:tcPr>
          <w:p w14:paraId="4101652C" w14:textId="77777777" w:rsidR="00424E9C" w:rsidRPr="008E419D" w:rsidRDefault="00424E9C" w:rsidP="00AA0B6B">
            <w:pPr>
              <w:keepLines/>
              <w:widowControl w:val="0"/>
              <w:spacing w:before="60" w:after="0" w:line="240" w:lineRule="atLeast"/>
              <w:rPr>
                <w:rFonts w:ascii="Century Gothic" w:eastAsia="Times New Roman" w:hAnsi="Century Gothic" w:cs="Arial"/>
                <w:sz w:val="20"/>
                <w:szCs w:val="20"/>
              </w:rPr>
            </w:pPr>
          </w:p>
        </w:tc>
        <w:tc>
          <w:tcPr>
            <w:tcW w:w="1654" w:type="pct"/>
            <w:vAlign w:val="center"/>
          </w:tcPr>
          <w:p w14:paraId="4B99056E" w14:textId="77777777" w:rsidR="00424E9C" w:rsidRPr="008E419D" w:rsidRDefault="00424E9C" w:rsidP="00AA0B6B">
            <w:pPr>
              <w:keepLines/>
              <w:widowControl w:val="0"/>
              <w:spacing w:before="60" w:after="0" w:line="240" w:lineRule="atLeast"/>
              <w:jc w:val="center"/>
              <w:rPr>
                <w:rFonts w:ascii="Century Gothic" w:eastAsia="Times New Roman" w:hAnsi="Century Gothic" w:cs="Arial"/>
                <w:sz w:val="20"/>
                <w:szCs w:val="20"/>
              </w:rPr>
            </w:pPr>
          </w:p>
        </w:tc>
      </w:tr>
      <w:tr w:rsidR="00424E9C" w:rsidRPr="008E419D" w14:paraId="1299C43A" w14:textId="77777777" w:rsidTr="00AA0B6B">
        <w:trPr>
          <w:trHeight w:val="652"/>
        </w:trPr>
        <w:tc>
          <w:tcPr>
            <w:tcW w:w="956" w:type="pct"/>
            <w:vAlign w:val="center"/>
          </w:tcPr>
          <w:p w14:paraId="4DDBEF00" w14:textId="77777777" w:rsidR="00424E9C" w:rsidRPr="008E419D" w:rsidRDefault="00424E9C" w:rsidP="00AA0B6B">
            <w:pPr>
              <w:keepLines/>
              <w:widowControl w:val="0"/>
              <w:spacing w:before="60" w:after="0" w:line="240" w:lineRule="atLeast"/>
              <w:jc w:val="center"/>
              <w:rPr>
                <w:rFonts w:ascii="Century Gothic" w:eastAsia="Times New Roman" w:hAnsi="Century Gothic" w:cs="Arial"/>
                <w:sz w:val="20"/>
                <w:szCs w:val="20"/>
              </w:rPr>
            </w:pPr>
          </w:p>
        </w:tc>
        <w:tc>
          <w:tcPr>
            <w:tcW w:w="698" w:type="pct"/>
            <w:vAlign w:val="center"/>
          </w:tcPr>
          <w:p w14:paraId="3461D779" w14:textId="77777777" w:rsidR="00424E9C" w:rsidRPr="008E419D" w:rsidRDefault="00424E9C" w:rsidP="00AA0B6B">
            <w:pPr>
              <w:keepLines/>
              <w:widowControl w:val="0"/>
              <w:spacing w:before="60" w:after="0" w:line="240" w:lineRule="atLeast"/>
              <w:jc w:val="center"/>
              <w:rPr>
                <w:rFonts w:ascii="Century Gothic" w:eastAsia="Times New Roman" w:hAnsi="Century Gothic" w:cs="Arial"/>
                <w:sz w:val="20"/>
                <w:szCs w:val="20"/>
              </w:rPr>
            </w:pPr>
          </w:p>
        </w:tc>
        <w:tc>
          <w:tcPr>
            <w:tcW w:w="1692" w:type="pct"/>
            <w:vAlign w:val="center"/>
          </w:tcPr>
          <w:p w14:paraId="3CF2D8B6" w14:textId="77777777" w:rsidR="00424E9C" w:rsidRPr="008E419D" w:rsidRDefault="00424E9C" w:rsidP="00AA0B6B">
            <w:pPr>
              <w:keepLines/>
              <w:widowControl w:val="0"/>
              <w:spacing w:before="60" w:after="0" w:line="240" w:lineRule="atLeast"/>
              <w:rPr>
                <w:rFonts w:ascii="Century Gothic" w:eastAsia="Times New Roman" w:hAnsi="Century Gothic" w:cs="Arial"/>
                <w:sz w:val="20"/>
                <w:szCs w:val="20"/>
              </w:rPr>
            </w:pPr>
          </w:p>
        </w:tc>
        <w:tc>
          <w:tcPr>
            <w:tcW w:w="1654" w:type="pct"/>
            <w:vAlign w:val="center"/>
          </w:tcPr>
          <w:p w14:paraId="0FB78278" w14:textId="77777777" w:rsidR="00424E9C" w:rsidRPr="008E419D" w:rsidRDefault="00424E9C" w:rsidP="00AA0B6B">
            <w:pPr>
              <w:keepLines/>
              <w:widowControl w:val="0"/>
              <w:spacing w:before="60" w:after="0" w:line="240" w:lineRule="atLeast"/>
              <w:jc w:val="center"/>
              <w:rPr>
                <w:rFonts w:ascii="Century Gothic" w:eastAsia="Times New Roman" w:hAnsi="Century Gothic" w:cs="Arial"/>
                <w:sz w:val="20"/>
                <w:szCs w:val="20"/>
              </w:rPr>
            </w:pPr>
          </w:p>
        </w:tc>
      </w:tr>
    </w:tbl>
    <w:p w14:paraId="1FC39945" w14:textId="77777777" w:rsidR="00424E9C" w:rsidRPr="008E419D" w:rsidRDefault="00424E9C" w:rsidP="00424E9C">
      <w:pPr>
        <w:pStyle w:val="CNBVInstruccionesA"/>
        <w:ind w:left="0"/>
        <w:rPr>
          <w:rFonts w:ascii="Century Gothic" w:hAnsi="Century Gothic" w:cs="Arial"/>
          <w:i w:val="0"/>
          <w:color w:val="auto"/>
          <w:sz w:val="20"/>
          <w:szCs w:val="20"/>
          <w:lang w:eastAsia="en-US"/>
        </w:rPr>
      </w:pPr>
    </w:p>
    <w:p w14:paraId="0562CB0E" w14:textId="77777777" w:rsidR="00424E9C" w:rsidRPr="008E419D" w:rsidRDefault="00424E9C" w:rsidP="00424E9C">
      <w:pPr>
        <w:pStyle w:val="CNBVInstruccionesA"/>
        <w:ind w:left="0"/>
        <w:rPr>
          <w:rFonts w:ascii="Century Gothic" w:hAnsi="Century Gothic" w:cs="Arial"/>
          <w:i w:val="0"/>
          <w:color w:val="auto"/>
          <w:sz w:val="20"/>
          <w:szCs w:val="20"/>
          <w:lang w:eastAsia="en-US"/>
        </w:rPr>
      </w:pPr>
    </w:p>
    <w:p w14:paraId="34CE0A41" w14:textId="77777777" w:rsidR="00424E9C" w:rsidRPr="008E419D" w:rsidRDefault="00424E9C" w:rsidP="00424E9C">
      <w:pPr>
        <w:pStyle w:val="CNBVInstruccionesA"/>
        <w:ind w:left="0"/>
        <w:rPr>
          <w:rFonts w:ascii="Century Gothic" w:hAnsi="Century Gothic" w:cs="Arial"/>
          <w:i w:val="0"/>
          <w:color w:val="auto"/>
          <w:sz w:val="20"/>
          <w:szCs w:val="20"/>
          <w:lang w:eastAsia="en-US"/>
        </w:rPr>
      </w:pPr>
    </w:p>
    <w:p w14:paraId="62EBF3C5" w14:textId="77777777" w:rsidR="00424E9C" w:rsidRPr="008E419D" w:rsidRDefault="00424E9C" w:rsidP="00424E9C">
      <w:pPr>
        <w:pStyle w:val="CNBVInstruccionesA"/>
        <w:ind w:left="0"/>
        <w:rPr>
          <w:rFonts w:ascii="Century Gothic" w:hAnsi="Century Gothic" w:cs="Arial"/>
          <w:i w:val="0"/>
          <w:color w:val="auto"/>
          <w:sz w:val="20"/>
          <w:szCs w:val="20"/>
          <w:lang w:eastAsia="en-US"/>
        </w:rPr>
      </w:pPr>
    </w:p>
    <w:p w14:paraId="6D98A12B" w14:textId="77777777" w:rsidR="00424E9C" w:rsidRPr="008E419D" w:rsidRDefault="00424E9C" w:rsidP="00424E9C">
      <w:pPr>
        <w:pStyle w:val="CNBVInstruccionesA"/>
        <w:ind w:left="0"/>
        <w:rPr>
          <w:rFonts w:ascii="Century Gothic" w:hAnsi="Century Gothic" w:cs="Arial"/>
          <w:i w:val="0"/>
          <w:color w:val="auto"/>
          <w:sz w:val="20"/>
          <w:szCs w:val="20"/>
          <w:lang w:eastAsia="en-US"/>
        </w:rPr>
      </w:pPr>
    </w:p>
    <w:p w14:paraId="2946DB82" w14:textId="77777777" w:rsidR="00424E9C" w:rsidRPr="008E419D" w:rsidRDefault="00424E9C" w:rsidP="00424E9C">
      <w:pPr>
        <w:pStyle w:val="CNBVInstruccionesA"/>
        <w:ind w:left="0"/>
        <w:rPr>
          <w:rFonts w:ascii="Century Gothic" w:hAnsi="Century Gothic" w:cs="Arial"/>
          <w:i w:val="0"/>
          <w:color w:val="auto"/>
          <w:sz w:val="20"/>
          <w:szCs w:val="20"/>
          <w:lang w:eastAsia="en-US"/>
        </w:rPr>
      </w:pPr>
    </w:p>
    <w:p w14:paraId="5997CC1D" w14:textId="77777777" w:rsidR="00424E9C" w:rsidRPr="008E419D" w:rsidRDefault="00424E9C" w:rsidP="00424E9C">
      <w:pPr>
        <w:pStyle w:val="CNBVInstruccionesA"/>
        <w:ind w:left="0"/>
        <w:rPr>
          <w:rFonts w:ascii="Century Gothic" w:hAnsi="Century Gothic" w:cs="Arial"/>
          <w:i w:val="0"/>
          <w:color w:val="auto"/>
          <w:sz w:val="20"/>
          <w:szCs w:val="20"/>
          <w:lang w:eastAsia="en-US"/>
        </w:rPr>
      </w:pPr>
    </w:p>
    <w:p w14:paraId="110FFD37" w14:textId="77777777" w:rsidR="00424E9C" w:rsidRPr="008E419D" w:rsidRDefault="00424E9C" w:rsidP="00424E9C">
      <w:pPr>
        <w:pStyle w:val="CNBVInstruccionesA"/>
        <w:ind w:left="0"/>
        <w:rPr>
          <w:rFonts w:ascii="Century Gothic" w:hAnsi="Century Gothic" w:cs="Arial"/>
          <w:i w:val="0"/>
          <w:color w:val="auto"/>
          <w:sz w:val="20"/>
          <w:szCs w:val="20"/>
          <w:lang w:eastAsia="en-US"/>
        </w:rPr>
      </w:pPr>
    </w:p>
    <w:p w14:paraId="6B699379" w14:textId="77777777" w:rsidR="00424E9C" w:rsidRPr="008E419D" w:rsidRDefault="00424E9C" w:rsidP="00424E9C">
      <w:pPr>
        <w:pStyle w:val="CNBVInstruccionesA"/>
        <w:ind w:left="0"/>
        <w:rPr>
          <w:rFonts w:ascii="Century Gothic" w:hAnsi="Century Gothic" w:cs="Arial"/>
          <w:i w:val="0"/>
          <w:color w:val="auto"/>
          <w:sz w:val="20"/>
          <w:szCs w:val="20"/>
          <w:lang w:eastAsia="en-US"/>
        </w:rPr>
      </w:pPr>
    </w:p>
    <w:p w14:paraId="3FE9F23F" w14:textId="77777777" w:rsidR="00424E9C" w:rsidRPr="008E419D" w:rsidRDefault="00424E9C" w:rsidP="00424E9C">
      <w:pPr>
        <w:pStyle w:val="CNBVInstruccionesA"/>
        <w:ind w:left="0"/>
        <w:rPr>
          <w:rFonts w:ascii="Century Gothic" w:hAnsi="Century Gothic" w:cs="Arial"/>
          <w:i w:val="0"/>
          <w:color w:val="auto"/>
          <w:sz w:val="20"/>
          <w:szCs w:val="20"/>
          <w:lang w:eastAsia="en-US"/>
        </w:rPr>
      </w:pPr>
    </w:p>
    <w:p w14:paraId="1F72F646" w14:textId="77777777" w:rsidR="00424E9C" w:rsidRPr="008E419D" w:rsidRDefault="00424E9C" w:rsidP="00424E9C">
      <w:pPr>
        <w:pStyle w:val="CNBVInstruccionesA"/>
        <w:ind w:left="0"/>
        <w:rPr>
          <w:rFonts w:ascii="Century Gothic" w:eastAsiaTheme="minorHAnsi" w:hAnsi="Century Gothic" w:cs="Arial"/>
          <w:i w:val="0"/>
          <w:color w:val="0000FF"/>
          <w:sz w:val="18"/>
          <w:szCs w:val="18"/>
          <w:lang w:eastAsia="en-US"/>
        </w:rPr>
      </w:pPr>
    </w:p>
    <w:p w14:paraId="71D27886" w14:textId="77777777" w:rsidR="00424E9C" w:rsidRPr="008E419D" w:rsidRDefault="00424E9C" w:rsidP="00424E9C">
      <w:pPr>
        <w:pStyle w:val="CNBVInstruccionesA"/>
        <w:ind w:left="0"/>
        <w:rPr>
          <w:rFonts w:ascii="Century Gothic" w:eastAsiaTheme="minorHAnsi" w:hAnsi="Century Gothic" w:cs="Arial"/>
          <w:i w:val="0"/>
          <w:color w:val="0000FF"/>
          <w:sz w:val="18"/>
          <w:szCs w:val="18"/>
          <w:lang w:eastAsia="en-US"/>
        </w:rPr>
      </w:pPr>
      <w:r w:rsidRPr="008E419D">
        <w:rPr>
          <w:rFonts w:ascii="Century Gothic" w:eastAsiaTheme="minorHAnsi" w:hAnsi="Century Gothic" w:cs="Arial"/>
          <w:i w:val="0"/>
          <w:color w:val="0000FF"/>
          <w:sz w:val="18"/>
          <w:szCs w:val="18"/>
          <w:lang w:eastAsia="en-US"/>
        </w:rPr>
        <w:t>Nota:</w:t>
      </w:r>
    </w:p>
    <w:p w14:paraId="5C0E5F61" w14:textId="77777777" w:rsidR="00424E9C" w:rsidRPr="008E419D" w:rsidRDefault="00424E9C" w:rsidP="00424E9C">
      <w:pPr>
        <w:pStyle w:val="CNBVInstruccionesA"/>
        <w:numPr>
          <w:ilvl w:val="0"/>
          <w:numId w:val="8"/>
        </w:numPr>
        <w:rPr>
          <w:rFonts w:ascii="Century Gothic" w:eastAsiaTheme="minorHAnsi" w:hAnsi="Century Gothic" w:cs="Arial"/>
          <w:i w:val="0"/>
          <w:color w:val="0000FF"/>
          <w:sz w:val="18"/>
          <w:szCs w:val="18"/>
          <w:lang w:eastAsia="en-US"/>
        </w:rPr>
      </w:pPr>
      <w:r w:rsidRPr="008E419D">
        <w:rPr>
          <w:rFonts w:ascii="Century Gothic" w:eastAsiaTheme="minorHAnsi" w:hAnsi="Century Gothic" w:cs="Arial"/>
          <w:i w:val="0"/>
          <w:color w:val="0000FF"/>
          <w:sz w:val="18"/>
          <w:szCs w:val="18"/>
          <w:lang w:eastAsia="en-US"/>
        </w:rPr>
        <w:t>El formato será 0.01 para iniciar la versión, los siguientes cambios antes de hacer la liberación del documento se incrementará de la siguiente forma 0.02, 0.03, 0.04, etc.</w:t>
      </w:r>
    </w:p>
    <w:p w14:paraId="4DAAD5FD" w14:textId="77777777" w:rsidR="00424E9C" w:rsidRPr="008E419D" w:rsidRDefault="00424E9C" w:rsidP="00424E9C">
      <w:pPr>
        <w:pStyle w:val="CNBVInstruccionesA"/>
        <w:numPr>
          <w:ilvl w:val="0"/>
          <w:numId w:val="8"/>
        </w:numPr>
        <w:rPr>
          <w:rFonts w:ascii="Century Gothic" w:eastAsiaTheme="minorHAnsi" w:hAnsi="Century Gothic" w:cs="Arial"/>
          <w:i w:val="0"/>
          <w:color w:val="0000FF"/>
          <w:sz w:val="18"/>
          <w:szCs w:val="18"/>
          <w:lang w:eastAsia="en-US"/>
        </w:rPr>
      </w:pPr>
      <w:r w:rsidRPr="008E419D">
        <w:rPr>
          <w:rFonts w:ascii="Century Gothic" w:eastAsiaTheme="minorHAnsi" w:hAnsi="Century Gothic" w:cs="Arial"/>
          <w:i w:val="0"/>
          <w:color w:val="0000FF"/>
          <w:sz w:val="18"/>
          <w:szCs w:val="18"/>
          <w:lang w:eastAsia="en-US"/>
        </w:rPr>
        <w:t>Para la liberación y publicación del documento será la versión 1.0, los siguientes cambios que no son radicales se manejarán 1.01, 1.02, 1.03, etc.</w:t>
      </w:r>
    </w:p>
    <w:p w14:paraId="4615D7EF" w14:textId="77777777" w:rsidR="00424E9C" w:rsidRPr="008E419D" w:rsidRDefault="00424E9C" w:rsidP="00424E9C">
      <w:pPr>
        <w:pStyle w:val="CNBVInstruccionesA"/>
        <w:numPr>
          <w:ilvl w:val="0"/>
          <w:numId w:val="8"/>
        </w:numPr>
        <w:rPr>
          <w:rFonts w:ascii="Century Gothic" w:eastAsiaTheme="minorHAnsi" w:hAnsi="Century Gothic" w:cs="Arial"/>
          <w:i w:val="0"/>
          <w:color w:val="0000FF"/>
          <w:sz w:val="18"/>
          <w:szCs w:val="18"/>
          <w:lang w:eastAsia="en-US"/>
        </w:rPr>
      </w:pPr>
      <w:r w:rsidRPr="008E419D">
        <w:rPr>
          <w:rFonts w:ascii="Century Gothic" w:eastAsiaTheme="minorHAnsi" w:hAnsi="Century Gothic" w:cs="Arial"/>
          <w:i w:val="0"/>
          <w:color w:val="0000FF"/>
          <w:sz w:val="18"/>
          <w:szCs w:val="18"/>
          <w:lang w:eastAsia="en-US"/>
        </w:rPr>
        <w:t>Para cambios radicales en la versión del documento, será 1.0, 2.0, 3.0, etc.</w:t>
      </w:r>
    </w:p>
    <w:p w14:paraId="02614873" w14:textId="77777777" w:rsidR="00424E9C" w:rsidRPr="008E419D" w:rsidRDefault="00424E9C" w:rsidP="00424E9C">
      <w:pPr>
        <w:pStyle w:val="CNBVInstruccionesA"/>
        <w:ind w:left="720"/>
        <w:rPr>
          <w:rFonts w:ascii="Century Gothic" w:eastAsiaTheme="minorHAnsi" w:hAnsi="Century Gothic" w:cs="Arial"/>
          <w:i w:val="0"/>
          <w:color w:val="0000FF"/>
          <w:sz w:val="18"/>
          <w:szCs w:val="18"/>
          <w:lang w:eastAsia="en-US"/>
        </w:rPr>
      </w:pPr>
      <w:r w:rsidRPr="008E419D">
        <w:rPr>
          <w:rFonts w:ascii="Century Gothic" w:eastAsiaTheme="minorHAnsi" w:hAnsi="Century Gothic" w:cs="Arial"/>
          <w:i w:val="0"/>
          <w:color w:val="0000FF"/>
          <w:sz w:val="18"/>
          <w:szCs w:val="18"/>
          <w:lang w:eastAsia="en-US"/>
        </w:rPr>
        <w:t>.</w:t>
      </w:r>
    </w:p>
    <w:p w14:paraId="08CE6F91" w14:textId="77777777" w:rsidR="00424E9C" w:rsidRPr="008E419D" w:rsidRDefault="00424E9C" w:rsidP="00424E9C">
      <w:pPr>
        <w:pStyle w:val="CNBVInstruccionesA"/>
        <w:numPr>
          <w:ilvl w:val="0"/>
          <w:numId w:val="8"/>
        </w:numPr>
        <w:rPr>
          <w:rFonts w:ascii="Century Gothic" w:eastAsiaTheme="minorHAnsi" w:hAnsi="Century Gothic" w:cs="Arial"/>
          <w:i w:val="0"/>
          <w:color w:val="0000FF"/>
          <w:sz w:val="18"/>
          <w:szCs w:val="18"/>
          <w:lang w:eastAsia="en-US"/>
        </w:rPr>
      </w:pPr>
      <w:r w:rsidRPr="008E419D">
        <w:rPr>
          <w:rFonts w:ascii="Century Gothic" w:eastAsiaTheme="minorHAnsi" w:hAnsi="Century Gothic" w:cs="Arial"/>
          <w:i w:val="0"/>
          <w:color w:val="0000FF"/>
          <w:sz w:val="18"/>
          <w:szCs w:val="18"/>
          <w:lang w:eastAsia="en-US"/>
        </w:rPr>
        <w:br w:type="page"/>
      </w:r>
    </w:p>
    <w:p w14:paraId="61CDCEAD" w14:textId="77777777" w:rsidR="00424E9C" w:rsidRPr="008E419D" w:rsidRDefault="00424E9C" w:rsidP="0095125F">
      <w:pPr>
        <w:tabs>
          <w:tab w:val="left" w:pos="2390"/>
        </w:tabs>
        <w:rPr>
          <w:rFonts w:ascii="Century Gothic" w:hAnsi="Century Gothic"/>
        </w:rPr>
      </w:pPr>
    </w:p>
    <w:p w14:paraId="6FBB589F" w14:textId="77777777" w:rsidR="00424E9C" w:rsidRPr="008E419D" w:rsidRDefault="00424E9C" w:rsidP="00424E9C">
      <w:pPr>
        <w:pStyle w:val="EstiloTtulo16pt"/>
        <w:rPr>
          <w:rFonts w:ascii="Century Gothic" w:hAnsi="Century Gothic"/>
          <w:lang w:val="es-MX"/>
        </w:rPr>
      </w:pPr>
      <w:r w:rsidRPr="008E419D">
        <w:rPr>
          <w:rFonts w:ascii="Century Gothic" w:hAnsi="Century Gothic"/>
          <w:lang w:val="es-MX"/>
        </w:rPr>
        <w:t>Contenido</w:t>
      </w:r>
    </w:p>
    <w:p w14:paraId="661273E3" w14:textId="00A89CF6" w:rsidR="003D7CEE" w:rsidRDefault="00424E9C">
      <w:pPr>
        <w:pStyle w:val="TDC1"/>
        <w:rPr>
          <w:rFonts w:asciiTheme="minorHAnsi" w:eastAsiaTheme="minorEastAsia" w:hAnsiTheme="minorHAnsi" w:cstheme="minorBidi"/>
          <w:b w:val="0"/>
          <w:color w:val="auto"/>
          <w:szCs w:val="22"/>
          <w:lang w:eastAsia="es-MX"/>
        </w:rPr>
      </w:pPr>
      <w:r w:rsidRPr="008E419D">
        <w:rPr>
          <w:rFonts w:ascii="Century Gothic" w:hAnsi="Century Gothic"/>
        </w:rPr>
        <w:fldChar w:fldCharType="begin"/>
      </w:r>
      <w:r w:rsidRPr="008E419D">
        <w:rPr>
          <w:rFonts w:ascii="Century Gothic" w:hAnsi="Century Gothic"/>
        </w:rPr>
        <w:instrText xml:space="preserve"> TOC \o "1-4" \h \z \u </w:instrText>
      </w:r>
      <w:r w:rsidRPr="008E419D">
        <w:rPr>
          <w:rFonts w:ascii="Century Gothic" w:hAnsi="Century Gothic"/>
        </w:rPr>
        <w:fldChar w:fldCharType="separate"/>
      </w:r>
      <w:hyperlink w:anchor="_Toc44082566" w:history="1">
        <w:r w:rsidR="003D7CEE" w:rsidRPr="000575AC">
          <w:rPr>
            <w:rStyle w:val="Hipervnculo"/>
            <w:rFonts w:ascii="Century Gothic" w:hAnsi="Century Gothic"/>
          </w:rPr>
          <w:t>1</w:t>
        </w:r>
        <w:r w:rsidR="003D7CEE">
          <w:rPr>
            <w:rFonts w:asciiTheme="minorHAnsi" w:eastAsiaTheme="minorEastAsia" w:hAnsiTheme="minorHAnsi" w:cstheme="minorBidi"/>
            <w:b w:val="0"/>
            <w:color w:val="auto"/>
            <w:szCs w:val="22"/>
            <w:lang w:eastAsia="es-MX"/>
          </w:rPr>
          <w:tab/>
        </w:r>
        <w:r w:rsidR="003D7CEE" w:rsidRPr="000575AC">
          <w:rPr>
            <w:rStyle w:val="Hipervnculo"/>
            <w:rFonts w:ascii="Century Gothic" w:hAnsi="Century Gothic"/>
          </w:rPr>
          <w:t>Objetivo del Shell</w:t>
        </w:r>
        <w:r w:rsidR="003D7CEE">
          <w:rPr>
            <w:webHidden/>
          </w:rPr>
          <w:tab/>
        </w:r>
        <w:r w:rsidR="003D7CEE">
          <w:rPr>
            <w:webHidden/>
          </w:rPr>
          <w:fldChar w:fldCharType="begin"/>
        </w:r>
        <w:r w:rsidR="003D7CEE">
          <w:rPr>
            <w:webHidden/>
          </w:rPr>
          <w:instrText xml:space="preserve"> PAGEREF _Toc44082566 \h </w:instrText>
        </w:r>
        <w:r w:rsidR="003D7CEE">
          <w:rPr>
            <w:webHidden/>
          </w:rPr>
        </w:r>
        <w:r w:rsidR="003D7CEE">
          <w:rPr>
            <w:webHidden/>
          </w:rPr>
          <w:fldChar w:fldCharType="separate"/>
        </w:r>
        <w:r w:rsidR="003D7CEE">
          <w:rPr>
            <w:webHidden/>
          </w:rPr>
          <w:t>4</w:t>
        </w:r>
        <w:r w:rsidR="003D7CEE">
          <w:rPr>
            <w:webHidden/>
          </w:rPr>
          <w:fldChar w:fldCharType="end"/>
        </w:r>
      </w:hyperlink>
    </w:p>
    <w:p w14:paraId="6CF4B423" w14:textId="60CCEEBF" w:rsidR="003D7CEE" w:rsidRDefault="003E20E1">
      <w:pPr>
        <w:pStyle w:val="TDC1"/>
        <w:rPr>
          <w:rFonts w:asciiTheme="minorHAnsi" w:eastAsiaTheme="minorEastAsia" w:hAnsiTheme="minorHAnsi" w:cstheme="minorBidi"/>
          <w:b w:val="0"/>
          <w:color w:val="auto"/>
          <w:szCs w:val="22"/>
          <w:lang w:eastAsia="es-MX"/>
        </w:rPr>
      </w:pPr>
      <w:hyperlink w:anchor="_Toc44082567" w:history="1">
        <w:r w:rsidR="003D7CEE" w:rsidRPr="000575AC">
          <w:rPr>
            <w:rStyle w:val="Hipervnculo"/>
            <w:rFonts w:ascii="Century Gothic" w:hAnsi="Century Gothic"/>
          </w:rPr>
          <w:t>2</w:t>
        </w:r>
        <w:r w:rsidR="003D7CEE">
          <w:rPr>
            <w:rFonts w:asciiTheme="minorHAnsi" w:eastAsiaTheme="minorEastAsia" w:hAnsiTheme="minorHAnsi" w:cstheme="minorBidi"/>
            <w:b w:val="0"/>
            <w:color w:val="auto"/>
            <w:szCs w:val="22"/>
            <w:lang w:eastAsia="es-MX"/>
          </w:rPr>
          <w:tab/>
        </w:r>
        <w:r w:rsidR="003D7CEE" w:rsidRPr="000575AC">
          <w:rPr>
            <w:rStyle w:val="Hipervnculo"/>
            <w:rFonts w:ascii="Century Gothic" w:hAnsi="Century Gothic"/>
          </w:rPr>
          <w:t>Descripción general</w:t>
        </w:r>
        <w:r w:rsidR="003D7CEE">
          <w:rPr>
            <w:webHidden/>
          </w:rPr>
          <w:tab/>
        </w:r>
        <w:r w:rsidR="003D7CEE">
          <w:rPr>
            <w:webHidden/>
          </w:rPr>
          <w:fldChar w:fldCharType="begin"/>
        </w:r>
        <w:r w:rsidR="003D7CEE">
          <w:rPr>
            <w:webHidden/>
          </w:rPr>
          <w:instrText xml:space="preserve"> PAGEREF _Toc44082567 \h </w:instrText>
        </w:r>
        <w:r w:rsidR="003D7CEE">
          <w:rPr>
            <w:webHidden/>
          </w:rPr>
        </w:r>
        <w:r w:rsidR="003D7CEE">
          <w:rPr>
            <w:webHidden/>
          </w:rPr>
          <w:fldChar w:fldCharType="separate"/>
        </w:r>
        <w:r w:rsidR="003D7CEE">
          <w:rPr>
            <w:webHidden/>
          </w:rPr>
          <w:t>4</w:t>
        </w:r>
        <w:r w:rsidR="003D7CEE">
          <w:rPr>
            <w:webHidden/>
          </w:rPr>
          <w:fldChar w:fldCharType="end"/>
        </w:r>
      </w:hyperlink>
    </w:p>
    <w:p w14:paraId="02AF9968" w14:textId="4A440937" w:rsidR="003D7CEE" w:rsidRDefault="003E20E1">
      <w:pPr>
        <w:pStyle w:val="TDC1"/>
        <w:rPr>
          <w:rFonts w:asciiTheme="minorHAnsi" w:eastAsiaTheme="minorEastAsia" w:hAnsiTheme="minorHAnsi" w:cstheme="minorBidi"/>
          <w:b w:val="0"/>
          <w:color w:val="auto"/>
          <w:szCs w:val="22"/>
          <w:lang w:eastAsia="es-MX"/>
        </w:rPr>
      </w:pPr>
      <w:hyperlink w:anchor="_Toc44082568" w:history="1">
        <w:r w:rsidR="003D7CEE" w:rsidRPr="000575AC">
          <w:rPr>
            <w:rStyle w:val="Hipervnculo"/>
            <w:rFonts w:ascii="Century Gothic" w:hAnsi="Century Gothic"/>
          </w:rPr>
          <w:t>3</w:t>
        </w:r>
        <w:r w:rsidR="003D7CEE">
          <w:rPr>
            <w:rFonts w:asciiTheme="minorHAnsi" w:eastAsiaTheme="minorEastAsia" w:hAnsiTheme="minorHAnsi" w:cstheme="minorBidi"/>
            <w:b w:val="0"/>
            <w:color w:val="auto"/>
            <w:szCs w:val="22"/>
            <w:lang w:eastAsia="es-MX"/>
          </w:rPr>
          <w:tab/>
        </w:r>
        <w:r w:rsidR="003D7CEE" w:rsidRPr="000575AC">
          <w:rPr>
            <w:rStyle w:val="Hipervnculo"/>
            <w:rFonts w:ascii="Century Gothic" w:hAnsi="Century Gothic"/>
          </w:rPr>
          <w:t>Estructura de Directorios</w:t>
        </w:r>
        <w:r w:rsidR="003D7CEE">
          <w:rPr>
            <w:webHidden/>
          </w:rPr>
          <w:tab/>
        </w:r>
        <w:r w:rsidR="003D7CEE">
          <w:rPr>
            <w:webHidden/>
          </w:rPr>
          <w:fldChar w:fldCharType="begin"/>
        </w:r>
        <w:r w:rsidR="003D7CEE">
          <w:rPr>
            <w:webHidden/>
          </w:rPr>
          <w:instrText xml:space="preserve"> PAGEREF _Toc44082568 \h </w:instrText>
        </w:r>
        <w:r w:rsidR="003D7CEE">
          <w:rPr>
            <w:webHidden/>
          </w:rPr>
        </w:r>
        <w:r w:rsidR="003D7CEE">
          <w:rPr>
            <w:webHidden/>
          </w:rPr>
          <w:fldChar w:fldCharType="separate"/>
        </w:r>
        <w:r w:rsidR="003D7CEE">
          <w:rPr>
            <w:webHidden/>
          </w:rPr>
          <w:t>4</w:t>
        </w:r>
        <w:r w:rsidR="003D7CEE">
          <w:rPr>
            <w:webHidden/>
          </w:rPr>
          <w:fldChar w:fldCharType="end"/>
        </w:r>
      </w:hyperlink>
    </w:p>
    <w:p w14:paraId="259CD378" w14:textId="438F9464" w:rsidR="003D7CEE" w:rsidRDefault="003E20E1">
      <w:pPr>
        <w:pStyle w:val="TDC1"/>
        <w:rPr>
          <w:rFonts w:asciiTheme="minorHAnsi" w:eastAsiaTheme="minorEastAsia" w:hAnsiTheme="minorHAnsi" w:cstheme="minorBidi"/>
          <w:b w:val="0"/>
          <w:color w:val="auto"/>
          <w:szCs w:val="22"/>
          <w:lang w:eastAsia="es-MX"/>
        </w:rPr>
      </w:pPr>
      <w:hyperlink w:anchor="_Toc44082569" w:history="1">
        <w:r w:rsidR="003D7CEE" w:rsidRPr="000575AC">
          <w:rPr>
            <w:rStyle w:val="Hipervnculo"/>
            <w:rFonts w:ascii="Century Gothic" w:hAnsi="Century Gothic"/>
          </w:rPr>
          <w:t>4</w:t>
        </w:r>
        <w:r w:rsidR="003D7CEE">
          <w:rPr>
            <w:rFonts w:asciiTheme="minorHAnsi" w:eastAsiaTheme="minorEastAsia" w:hAnsiTheme="minorHAnsi" w:cstheme="minorBidi"/>
            <w:b w:val="0"/>
            <w:color w:val="auto"/>
            <w:szCs w:val="22"/>
            <w:lang w:eastAsia="es-MX"/>
          </w:rPr>
          <w:tab/>
        </w:r>
        <w:r w:rsidR="003D7CEE" w:rsidRPr="000575AC">
          <w:rPr>
            <w:rStyle w:val="Hipervnculo"/>
            <w:rFonts w:ascii="Century Gothic" w:hAnsi="Century Gothic"/>
          </w:rPr>
          <w:t>Código</w:t>
        </w:r>
        <w:r w:rsidR="003D7CEE">
          <w:rPr>
            <w:webHidden/>
          </w:rPr>
          <w:tab/>
        </w:r>
        <w:r w:rsidR="003D7CEE">
          <w:rPr>
            <w:webHidden/>
          </w:rPr>
          <w:fldChar w:fldCharType="begin"/>
        </w:r>
        <w:r w:rsidR="003D7CEE">
          <w:rPr>
            <w:webHidden/>
          </w:rPr>
          <w:instrText xml:space="preserve"> PAGEREF _Toc44082569 \h </w:instrText>
        </w:r>
        <w:r w:rsidR="003D7CEE">
          <w:rPr>
            <w:webHidden/>
          </w:rPr>
        </w:r>
        <w:r w:rsidR="003D7CEE">
          <w:rPr>
            <w:webHidden/>
          </w:rPr>
          <w:fldChar w:fldCharType="separate"/>
        </w:r>
        <w:r w:rsidR="003D7CEE">
          <w:rPr>
            <w:webHidden/>
          </w:rPr>
          <w:t>4</w:t>
        </w:r>
        <w:r w:rsidR="003D7CEE">
          <w:rPr>
            <w:webHidden/>
          </w:rPr>
          <w:fldChar w:fldCharType="end"/>
        </w:r>
      </w:hyperlink>
    </w:p>
    <w:p w14:paraId="0C696E47" w14:textId="489FA92A" w:rsidR="003D7CEE" w:rsidRDefault="003E20E1">
      <w:pPr>
        <w:pStyle w:val="TDC1"/>
        <w:rPr>
          <w:rFonts w:asciiTheme="minorHAnsi" w:eastAsiaTheme="minorEastAsia" w:hAnsiTheme="minorHAnsi" w:cstheme="minorBidi"/>
          <w:b w:val="0"/>
          <w:color w:val="auto"/>
          <w:szCs w:val="22"/>
          <w:lang w:eastAsia="es-MX"/>
        </w:rPr>
      </w:pPr>
      <w:hyperlink w:anchor="_Toc44082570" w:history="1">
        <w:r w:rsidR="003D7CEE" w:rsidRPr="000575AC">
          <w:rPr>
            <w:rStyle w:val="Hipervnculo"/>
            <w:rFonts w:ascii="Century Gothic" w:hAnsi="Century Gothic"/>
          </w:rPr>
          <w:t>5</w:t>
        </w:r>
        <w:r w:rsidR="003D7CEE">
          <w:rPr>
            <w:rFonts w:asciiTheme="minorHAnsi" w:eastAsiaTheme="minorEastAsia" w:hAnsiTheme="minorHAnsi" w:cstheme="minorBidi"/>
            <w:b w:val="0"/>
            <w:color w:val="auto"/>
            <w:szCs w:val="22"/>
            <w:lang w:eastAsia="es-MX"/>
          </w:rPr>
          <w:tab/>
        </w:r>
        <w:r w:rsidR="003D7CEE" w:rsidRPr="000575AC">
          <w:rPr>
            <w:rStyle w:val="Hipervnculo"/>
            <w:rFonts w:ascii="Century Gothic" w:hAnsi="Century Gothic"/>
          </w:rPr>
          <w:t>setenv.sh</w:t>
        </w:r>
        <w:r w:rsidR="003D7CEE">
          <w:rPr>
            <w:webHidden/>
          </w:rPr>
          <w:tab/>
        </w:r>
        <w:r w:rsidR="003D7CEE">
          <w:rPr>
            <w:webHidden/>
          </w:rPr>
          <w:fldChar w:fldCharType="begin"/>
        </w:r>
        <w:r w:rsidR="003D7CEE">
          <w:rPr>
            <w:webHidden/>
          </w:rPr>
          <w:instrText xml:space="preserve"> PAGEREF _Toc44082570 \h </w:instrText>
        </w:r>
        <w:r w:rsidR="003D7CEE">
          <w:rPr>
            <w:webHidden/>
          </w:rPr>
        </w:r>
        <w:r w:rsidR="003D7CEE">
          <w:rPr>
            <w:webHidden/>
          </w:rPr>
          <w:fldChar w:fldCharType="separate"/>
        </w:r>
        <w:r w:rsidR="003D7CEE">
          <w:rPr>
            <w:webHidden/>
          </w:rPr>
          <w:t>5</w:t>
        </w:r>
        <w:r w:rsidR="003D7CEE">
          <w:rPr>
            <w:webHidden/>
          </w:rPr>
          <w:fldChar w:fldCharType="end"/>
        </w:r>
      </w:hyperlink>
    </w:p>
    <w:p w14:paraId="43B84F71" w14:textId="6EC4AB2D" w:rsidR="003D7CEE" w:rsidRDefault="003E20E1">
      <w:pPr>
        <w:pStyle w:val="TDC1"/>
        <w:rPr>
          <w:rFonts w:asciiTheme="minorHAnsi" w:eastAsiaTheme="minorEastAsia" w:hAnsiTheme="minorHAnsi" w:cstheme="minorBidi"/>
          <w:b w:val="0"/>
          <w:color w:val="auto"/>
          <w:szCs w:val="22"/>
          <w:lang w:eastAsia="es-MX"/>
        </w:rPr>
      </w:pPr>
      <w:hyperlink w:anchor="_Toc44082571" w:history="1">
        <w:r w:rsidR="003D7CEE" w:rsidRPr="000575AC">
          <w:rPr>
            <w:rStyle w:val="Hipervnculo"/>
            <w:rFonts w:ascii="Century Gothic" w:hAnsi="Century Gothic"/>
          </w:rPr>
          <w:t>6</w:t>
        </w:r>
        <w:r w:rsidR="003D7CEE">
          <w:rPr>
            <w:rFonts w:asciiTheme="minorHAnsi" w:eastAsiaTheme="minorEastAsia" w:hAnsiTheme="minorHAnsi" w:cstheme="minorBidi"/>
            <w:b w:val="0"/>
            <w:color w:val="auto"/>
            <w:szCs w:val="22"/>
            <w:lang w:eastAsia="es-MX"/>
          </w:rPr>
          <w:tab/>
        </w:r>
        <w:r w:rsidR="003D7CEE" w:rsidRPr="000575AC">
          <w:rPr>
            <w:rStyle w:val="Hipervnculo"/>
            <w:rFonts w:ascii="Century Gothic" w:hAnsi="Century Gothic"/>
          </w:rPr>
          <w:t>start_jboss_eap.sh</w:t>
        </w:r>
        <w:r w:rsidR="003D7CEE">
          <w:rPr>
            <w:webHidden/>
          </w:rPr>
          <w:tab/>
        </w:r>
        <w:r w:rsidR="003D7CEE">
          <w:rPr>
            <w:webHidden/>
          </w:rPr>
          <w:fldChar w:fldCharType="begin"/>
        </w:r>
        <w:r w:rsidR="003D7CEE">
          <w:rPr>
            <w:webHidden/>
          </w:rPr>
          <w:instrText xml:space="preserve"> PAGEREF _Toc44082571 \h </w:instrText>
        </w:r>
        <w:r w:rsidR="003D7CEE">
          <w:rPr>
            <w:webHidden/>
          </w:rPr>
        </w:r>
        <w:r w:rsidR="003D7CEE">
          <w:rPr>
            <w:webHidden/>
          </w:rPr>
          <w:fldChar w:fldCharType="separate"/>
        </w:r>
        <w:r w:rsidR="003D7CEE">
          <w:rPr>
            <w:webHidden/>
          </w:rPr>
          <w:t>6</w:t>
        </w:r>
        <w:r w:rsidR="003D7CEE">
          <w:rPr>
            <w:webHidden/>
          </w:rPr>
          <w:fldChar w:fldCharType="end"/>
        </w:r>
      </w:hyperlink>
    </w:p>
    <w:p w14:paraId="10CC7DFE" w14:textId="57D53E40" w:rsidR="003D7CEE" w:rsidRDefault="003E20E1">
      <w:pPr>
        <w:pStyle w:val="TDC1"/>
        <w:rPr>
          <w:rFonts w:asciiTheme="minorHAnsi" w:eastAsiaTheme="minorEastAsia" w:hAnsiTheme="minorHAnsi" w:cstheme="minorBidi"/>
          <w:b w:val="0"/>
          <w:color w:val="auto"/>
          <w:szCs w:val="22"/>
          <w:lang w:eastAsia="es-MX"/>
        </w:rPr>
      </w:pPr>
      <w:hyperlink w:anchor="_Toc44082572" w:history="1">
        <w:r w:rsidR="003D7CEE" w:rsidRPr="000575AC">
          <w:rPr>
            <w:rStyle w:val="Hipervnculo"/>
            <w:rFonts w:ascii="Century Gothic" w:hAnsi="Century Gothic"/>
            <w:lang w:val="fr-CA"/>
          </w:rPr>
          <w:t>6.1</w:t>
        </w:r>
        <w:r w:rsidR="003D7CEE">
          <w:rPr>
            <w:rFonts w:asciiTheme="minorHAnsi" w:eastAsiaTheme="minorEastAsia" w:hAnsiTheme="minorHAnsi" w:cstheme="minorBidi"/>
            <w:b w:val="0"/>
            <w:color w:val="auto"/>
            <w:szCs w:val="22"/>
            <w:lang w:eastAsia="es-MX"/>
          </w:rPr>
          <w:tab/>
        </w:r>
        <w:r w:rsidR="003D7CEE" w:rsidRPr="000575AC">
          <w:rPr>
            <w:rStyle w:val="Hipervnculo"/>
            <w:rFonts w:ascii="Century Gothic" w:hAnsi="Century Gothic"/>
            <w:lang w:val="fr-CA"/>
          </w:rPr>
          <w:t>start_host.sh</w:t>
        </w:r>
        <w:r w:rsidR="003D7CEE">
          <w:rPr>
            <w:webHidden/>
          </w:rPr>
          <w:tab/>
        </w:r>
        <w:r w:rsidR="003D7CEE">
          <w:rPr>
            <w:webHidden/>
          </w:rPr>
          <w:fldChar w:fldCharType="begin"/>
        </w:r>
        <w:r w:rsidR="003D7CEE">
          <w:rPr>
            <w:webHidden/>
          </w:rPr>
          <w:instrText xml:space="preserve"> PAGEREF _Toc44082572 \h </w:instrText>
        </w:r>
        <w:r w:rsidR="003D7CEE">
          <w:rPr>
            <w:webHidden/>
          </w:rPr>
        </w:r>
        <w:r w:rsidR="003D7CEE">
          <w:rPr>
            <w:webHidden/>
          </w:rPr>
          <w:fldChar w:fldCharType="separate"/>
        </w:r>
        <w:r w:rsidR="003D7CEE">
          <w:rPr>
            <w:webHidden/>
          </w:rPr>
          <w:t>8</w:t>
        </w:r>
        <w:r w:rsidR="003D7CEE">
          <w:rPr>
            <w:webHidden/>
          </w:rPr>
          <w:fldChar w:fldCharType="end"/>
        </w:r>
      </w:hyperlink>
    </w:p>
    <w:p w14:paraId="100A27E2" w14:textId="05D72530" w:rsidR="003D7CEE" w:rsidRDefault="003E20E1">
      <w:pPr>
        <w:pStyle w:val="TDC1"/>
        <w:rPr>
          <w:rFonts w:asciiTheme="minorHAnsi" w:eastAsiaTheme="minorEastAsia" w:hAnsiTheme="minorHAnsi" w:cstheme="minorBidi"/>
          <w:b w:val="0"/>
          <w:color w:val="auto"/>
          <w:szCs w:val="22"/>
          <w:lang w:eastAsia="es-MX"/>
        </w:rPr>
      </w:pPr>
      <w:hyperlink w:anchor="_Toc44082573" w:history="1">
        <w:r w:rsidR="003D7CEE" w:rsidRPr="000575AC">
          <w:rPr>
            <w:rStyle w:val="Hipervnculo"/>
            <w:rFonts w:ascii="Century Gothic" w:hAnsi="Century Gothic"/>
            <w:lang w:val="fr-CA"/>
          </w:rPr>
          <w:t>6.2</w:t>
        </w:r>
        <w:r w:rsidR="003D7CEE">
          <w:rPr>
            <w:rFonts w:asciiTheme="minorHAnsi" w:eastAsiaTheme="minorEastAsia" w:hAnsiTheme="minorHAnsi" w:cstheme="minorBidi"/>
            <w:b w:val="0"/>
            <w:color w:val="auto"/>
            <w:szCs w:val="22"/>
            <w:lang w:eastAsia="es-MX"/>
          </w:rPr>
          <w:tab/>
        </w:r>
        <w:r w:rsidR="003D7CEE" w:rsidRPr="000575AC">
          <w:rPr>
            <w:rStyle w:val="Hipervnculo"/>
            <w:rFonts w:ascii="Century Gothic" w:hAnsi="Century Gothic"/>
            <w:lang w:val="fr-CA"/>
          </w:rPr>
          <w:t>validacioninstanciasjboss.sh</w:t>
        </w:r>
        <w:r w:rsidR="003D7CEE">
          <w:rPr>
            <w:webHidden/>
          </w:rPr>
          <w:tab/>
        </w:r>
        <w:r w:rsidR="003D7CEE">
          <w:rPr>
            <w:webHidden/>
          </w:rPr>
          <w:fldChar w:fldCharType="begin"/>
        </w:r>
        <w:r w:rsidR="003D7CEE">
          <w:rPr>
            <w:webHidden/>
          </w:rPr>
          <w:instrText xml:space="preserve"> PAGEREF _Toc44082573 \h </w:instrText>
        </w:r>
        <w:r w:rsidR="003D7CEE">
          <w:rPr>
            <w:webHidden/>
          </w:rPr>
        </w:r>
        <w:r w:rsidR="003D7CEE">
          <w:rPr>
            <w:webHidden/>
          </w:rPr>
          <w:fldChar w:fldCharType="separate"/>
        </w:r>
        <w:r w:rsidR="003D7CEE">
          <w:rPr>
            <w:webHidden/>
          </w:rPr>
          <w:t>12</w:t>
        </w:r>
        <w:r w:rsidR="003D7CEE">
          <w:rPr>
            <w:webHidden/>
          </w:rPr>
          <w:fldChar w:fldCharType="end"/>
        </w:r>
      </w:hyperlink>
    </w:p>
    <w:p w14:paraId="6BB9E253" w14:textId="70A8BBD3" w:rsidR="00424E9C" w:rsidRPr="008E419D" w:rsidRDefault="00424E9C" w:rsidP="00424E9C">
      <w:pPr>
        <w:rPr>
          <w:rFonts w:ascii="Century Gothic" w:hAnsi="Century Gothic"/>
        </w:rPr>
      </w:pPr>
      <w:r w:rsidRPr="008E419D">
        <w:rPr>
          <w:rFonts w:ascii="Century Gothic" w:hAnsi="Century Gothic"/>
        </w:rPr>
        <w:fldChar w:fldCharType="end"/>
      </w:r>
    </w:p>
    <w:p w14:paraId="23DE523C" w14:textId="77777777" w:rsidR="00424E9C" w:rsidRPr="008E419D" w:rsidRDefault="00424E9C" w:rsidP="0095125F">
      <w:pPr>
        <w:tabs>
          <w:tab w:val="left" w:pos="2390"/>
        </w:tabs>
        <w:rPr>
          <w:rFonts w:ascii="Century Gothic" w:hAnsi="Century Gothic"/>
        </w:rPr>
      </w:pPr>
    </w:p>
    <w:p w14:paraId="52E56223" w14:textId="77777777" w:rsidR="00424E9C" w:rsidRPr="008E419D" w:rsidRDefault="00424E9C" w:rsidP="0095125F">
      <w:pPr>
        <w:tabs>
          <w:tab w:val="left" w:pos="2390"/>
        </w:tabs>
        <w:rPr>
          <w:rFonts w:ascii="Century Gothic" w:hAnsi="Century Gothic"/>
        </w:rPr>
      </w:pPr>
    </w:p>
    <w:p w14:paraId="07547A01" w14:textId="77777777" w:rsidR="00424E9C" w:rsidRPr="008E419D" w:rsidRDefault="00424E9C" w:rsidP="0095125F">
      <w:pPr>
        <w:tabs>
          <w:tab w:val="left" w:pos="2390"/>
        </w:tabs>
        <w:rPr>
          <w:rFonts w:ascii="Century Gothic" w:hAnsi="Century Gothic"/>
        </w:rPr>
      </w:pPr>
    </w:p>
    <w:p w14:paraId="5043CB0F" w14:textId="77777777" w:rsidR="00424E9C" w:rsidRPr="008E419D" w:rsidRDefault="00424E9C" w:rsidP="0095125F">
      <w:pPr>
        <w:tabs>
          <w:tab w:val="left" w:pos="2390"/>
        </w:tabs>
        <w:rPr>
          <w:rFonts w:ascii="Century Gothic" w:hAnsi="Century Gothic"/>
        </w:rPr>
      </w:pPr>
    </w:p>
    <w:p w14:paraId="07459315" w14:textId="77777777" w:rsidR="00424E9C" w:rsidRPr="008E419D" w:rsidRDefault="00424E9C" w:rsidP="0095125F">
      <w:pPr>
        <w:tabs>
          <w:tab w:val="left" w:pos="2390"/>
        </w:tabs>
        <w:rPr>
          <w:rFonts w:ascii="Century Gothic" w:hAnsi="Century Gothic"/>
        </w:rPr>
      </w:pPr>
    </w:p>
    <w:p w14:paraId="6537F28F" w14:textId="77777777" w:rsidR="00424E9C" w:rsidRPr="008E419D" w:rsidRDefault="00424E9C" w:rsidP="0095125F">
      <w:pPr>
        <w:tabs>
          <w:tab w:val="left" w:pos="2390"/>
        </w:tabs>
        <w:rPr>
          <w:rFonts w:ascii="Century Gothic" w:hAnsi="Century Gothic"/>
        </w:rPr>
      </w:pPr>
    </w:p>
    <w:p w14:paraId="6DFB9E20" w14:textId="77777777" w:rsidR="00424E9C" w:rsidRPr="008E419D" w:rsidRDefault="00424E9C" w:rsidP="0095125F">
      <w:pPr>
        <w:tabs>
          <w:tab w:val="left" w:pos="2390"/>
        </w:tabs>
        <w:rPr>
          <w:rFonts w:ascii="Century Gothic" w:hAnsi="Century Gothic"/>
        </w:rPr>
      </w:pPr>
    </w:p>
    <w:p w14:paraId="70DF9E56" w14:textId="77777777" w:rsidR="00424E9C" w:rsidRPr="008E419D" w:rsidRDefault="00424E9C" w:rsidP="0095125F">
      <w:pPr>
        <w:tabs>
          <w:tab w:val="left" w:pos="2390"/>
        </w:tabs>
        <w:rPr>
          <w:rFonts w:ascii="Century Gothic" w:hAnsi="Century Gothic"/>
        </w:rPr>
      </w:pPr>
    </w:p>
    <w:p w14:paraId="3B7B4B86" w14:textId="77777777" w:rsidR="00424E9C" w:rsidRPr="008E419D" w:rsidRDefault="00424E9C" w:rsidP="0095125F">
      <w:pPr>
        <w:tabs>
          <w:tab w:val="left" w:pos="2390"/>
        </w:tabs>
        <w:rPr>
          <w:rFonts w:ascii="Century Gothic" w:hAnsi="Century Gothic"/>
        </w:rPr>
      </w:pPr>
    </w:p>
    <w:p w14:paraId="76F56CCA" w14:textId="77777777" w:rsidR="000328ED" w:rsidRDefault="000328ED">
      <w:pPr>
        <w:rPr>
          <w:rFonts w:ascii="Century Gothic" w:eastAsia="Arial Unicode MS" w:hAnsi="Century Gothic" w:cs="Arial"/>
          <w:b/>
          <w:bCs/>
          <w:color w:val="262626" w:themeColor="text1" w:themeTint="D9"/>
          <w:sz w:val="36"/>
          <w:szCs w:val="36"/>
          <w:lang w:eastAsia="es-ES"/>
        </w:rPr>
      </w:pPr>
      <w:r>
        <w:rPr>
          <w:rFonts w:ascii="Century Gothic" w:hAnsi="Century Gothic"/>
        </w:rPr>
        <w:br w:type="page"/>
      </w:r>
    </w:p>
    <w:p w14:paraId="44524CF6" w14:textId="3B3112F7" w:rsidR="002032E2" w:rsidRPr="003A1386" w:rsidRDefault="000328ED" w:rsidP="003A1386">
      <w:pPr>
        <w:pStyle w:val="Ttulo"/>
        <w:rPr>
          <w:rFonts w:ascii="Century Gothic" w:hAnsi="Century Gothic"/>
          <w:lang w:val="es-MX"/>
        </w:rPr>
      </w:pPr>
      <w:r>
        <w:rPr>
          <w:rFonts w:ascii="Century Gothic" w:hAnsi="Century Gothic"/>
          <w:lang w:val="es-MX"/>
        </w:rPr>
        <w:lastRenderedPageBreak/>
        <w:t>Memoria Técnica</w:t>
      </w:r>
    </w:p>
    <w:p w14:paraId="4D704844" w14:textId="77777777" w:rsidR="000F79E4" w:rsidRDefault="000F79E4" w:rsidP="000F79E4">
      <w:pPr>
        <w:pStyle w:val="EstiloTtulo1Antes6ptoDespus3ptoInterlineadoMn"/>
        <w:numPr>
          <w:ilvl w:val="0"/>
          <w:numId w:val="9"/>
        </w:numPr>
        <w:rPr>
          <w:rFonts w:ascii="Century Gothic" w:hAnsi="Century Gothic"/>
          <w:lang w:val="es-MX"/>
        </w:rPr>
      </w:pPr>
      <w:bookmarkStart w:id="3" w:name="_Toc44082566"/>
      <w:r>
        <w:rPr>
          <w:rFonts w:ascii="Century Gothic" w:hAnsi="Century Gothic"/>
          <w:lang w:val="es-MX"/>
        </w:rPr>
        <w:t>Objetivo del Shell</w:t>
      </w:r>
      <w:bookmarkEnd w:id="3"/>
    </w:p>
    <w:p w14:paraId="67913191" w14:textId="080B343A" w:rsidR="000F79E4" w:rsidRPr="00C22217" w:rsidRDefault="000F79E4" w:rsidP="000F79E4">
      <w:pPr>
        <w:jc w:val="both"/>
        <w:rPr>
          <w:rFonts w:ascii="Century Gothic" w:eastAsia="Tahoma" w:hAnsi="Century Gothic"/>
          <w:szCs w:val="20"/>
          <w:lang w:val="es-ES"/>
        </w:rPr>
      </w:pPr>
      <w:r w:rsidRPr="00C22217">
        <w:rPr>
          <w:rFonts w:ascii="Century Gothic" w:eastAsia="Tahoma" w:hAnsi="Century Gothic" w:cs="Times New Roman"/>
          <w:sz w:val="20"/>
          <w:szCs w:val="20"/>
          <w:lang w:eastAsia="es-ES"/>
        </w:rPr>
        <w:t xml:space="preserve">El </w:t>
      </w:r>
      <w:proofErr w:type="spellStart"/>
      <w:r>
        <w:rPr>
          <w:rFonts w:ascii="Century Gothic" w:eastAsia="Tahoma" w:hAnsi="Century Gothic" w:cs="Times New Roman"/>
          <w:sz w:val="20"/>
          <w:szCs w:val="20"/>
          <w:lang w:eastAsia="es-ES"/>
        </w:rPr>
        <w:t>proposito</w:t>
      </w:r>
      <w:proofErr w:type="spellEnd"/>
      <w:r w:rsidRPr="00C22217">
        <w:rPr>
          <w:rFonts w:ascii="Century Gothic" w:eastAsia="Tahoma" w:hAnsi="Century Gothic" w:cs="Times New Roman"/>
          <w:sz w:val="20"/>
          <w:szCs w:val="20"/>
          <w:lang w:eastAsia="es-ES"/>
        </w:rPr>
        <w:t xml:space="preserve"> del Shell </w:t>
      </w:r>
      <w:r>
        <w:rPr>
          <w:rFonts w:ascii="Century Gothic" w:eastAsia="Tahoma" w:hAnsi="Century Gothic" w:cs="Times New Roman"/>
          <w:sz w:val="20"/>
          <w:szCs w:val="20"/>
          <w:lang w:eastAsia="es-ES"/>
        </w:rPr>
        <w:t xml:space="preserve">es la sistematización del levantado </w:t>
      </w:r>
      <w:del w:id="4" w:author="Mariana Gonzalez Buendia" w:date="2020-06-18T11:02:00Z">
        <w:r w:rsidDel="00BA58BD">
          <w:rPr>
            <w:rFonts w:ascii="Century Gothic" w:eastAsia="Tahoma" w:hAnsi="Century Gothic" w:cs="Times New Roman"/>
            <w:sz w:val="20"/>
            <w:szCs w:val="20"/>
            <w:lang w:eastAsia="es-ES"/>
          </w:rPr>
          <w:delText xml:space="preserve">y bajado </w:delText>
        </w:r>
      </w:del>
      <w:r>
        <w:rPr>
          <w:rFonts w:ascii="Century Gothic" w:eastAsia="Tahoma" w:hAnsi="Century Gothic" w:cs="Times New Roman"/>
          <w:sz w:val="20"/>
          <w:szCs w:val="20"/>
          <w:lang w:eastAsia="es-ES"/>
        </w:rPr>
        <w:t xml:space="preserve">de la aplicación: </w:t>
      </w:r>
      <w:del w:id="5" w:author="Mariana Gonzalez Buendia" w:date="2020-06-18T11:02:00Z">
        <w:r w:rsidDel="00BA58BD">
          <w:rPr>
            <w:rFonts w:ascii="Century Gothic" w:eastAsia="Tahoma" w:hAnsi="Century Gothic" w:cs="Times New Roman"/>
            <w:sz w:val="20"/>
            <w:szCs w:val="20"/>
            <w:lang w:eastAsia="es-ES"/>
          </w:rPr>
          <w:delText>DRT_Dali</w:delText>
        </w:r>
      </w:del>
      <w:ins w:id="6" w:author="Mariana Gonzalez Buendia" w:date="2020-06-18T11:02:00Z">
        <w:r w:rsidR="00BA58BD">
          <w:rPr>
            <w:rFonts w:ascii="Century Gothic" w:eastAsia="Tahoma" w:hAnsi="Century Gothic" w:cs="Times New Roman"/>
            <w:sz w:val="20"/>
            <w:szCs w:val="20"/>
            <w:lang w:eastAsia="es-ES"/>
          </w:rPr>
          <w:t>JBOSS</w:t>
        </w:r>
      </w:ins>
      <w:r>
        <w:rPr>
          <w:rFonts w:ascii="Century Gothic" w:eastAsia="Tahoma" w:hAnsi="Century Gothic" w:cs="Times New Roman"/>
          <w:sz w:val="20"/>
          <w:szCs w:val="20"/>
          <w:lang w:eastAsia="es-ES"/>
        </w:rPr>
        <w:t xml:space="preserve">, de la empresa </w:t>
      </w:r>
      <w:del w:id="7" w:author="Mariana Gonzalez Buendia" w:date="2020-06-18T11:02:00Z">
        <w:r w:rsidDel="00BA58BD">
          <w:rPr>
            <w:rFonts w:ascii="Century Gothic" w:eastAsia="Tahoma" w:hAnsi="Century Gothic" w:cs="Times New Roman"/>
            <w:sz w:val="20"/>
            <w:szCs w:val="20"/>
            <w:lang w:eastAsia="es-ES"/>
          </w:rPr>
          <w:delText>CCV</w:delText>
        </w:r>
      </w:del>
      <w:ins w:id="8" w:author="Mariana Gonzalez Buendia" w:date="2020-06-18T11:02:00Z">
        <w:r w:rsidR="00BA58BD">
          <w:rPr>
            <w:rFonts w:ascii="Century Gothic" w:eastAsia="Tahoma" w:hAnsi="Century Gothic" w:cs="Times New Roman"/>
            <w:sz w:val="20"/>
            <w:szCs w:val="20"/>
            <w:lang w:eastAsia="es-ES"/>
          </w:rPr>
          <w:t>INEVAL</w:t>
        </w:r>
      </w:ins>
      <w:r>
        <w:rPr>
          <w:rFonts w:ascii="Century Gothic" w:eastAsia="Tahoma" w:hAnsi="Century Gothic" w:cs="Times New Roman"/>
          <w:sz w:val="20"/>
          <w:szCs w:val="20"/>
          <w:lang w:eastAsia="es-ES"/>
        </w:rPr>
        <w:t>.</w:t>
      </w:r>
    </w:p>
    <w:p w14:paraId="5340DD67" w14:textId="30E92210" w:rsidR="00AA3319" w:rsidRDefault="00AA3319" w:rsidP="00AA3319">
      <w:pPr>
        <w:pStyle w:val="EstiloTtulo1Antes6ptoDespus3ptoInterlineadoMn"/>
        <w:numPr>
          <w:ilvl w:val="0"/>
          <w:numId w:val="9"/>
        </w:numPr>
        <w:rPr>
          <w:rFonts w:ascii="Century Gothic" w:hAnsi="Century Gothic"/>
          <w:lang w:val="es-MX"/>
        </w:rPr>
      </w:pPr>
      <w:bookmarkStart w:id="9" w:name="_Toc44082567"/>
      <w:r>
        <w:rPr>
          <w:rFonts w:ascii="Century Gothic" w:hAnsi="Century Gothic"/>
          <w:lang w:val="es-MX"/>
        </w:rPr>
        <w:t>Descripción general</w:t>
      </w:r>
      <w:bookmarkEnd w:id="9"/>
      <w:r>
        <w:rPr>
          <w:rFonts w:ascii="Century Gothic" w:hAnsi="Century Gothic"/>
          <w:lang w:val="es-MX"/>
        </w:rPr>
        <w:t xml:space="preserve"> </w:t>
      </w:r>
    </w:p>
    <w:p w14:paraId="00692818" w14:textId="542E84B2" w:rsidR="00451555" w:rsidRPr="00012457" w:rsidRDefault="00451555" w:rsidP="00AA3319">
      <w:pPr>
        <w:rPr>
          <w:rFonts w:ascii="Century Gothic" w:eastAsia="Tahoma" w:hAnsi="Century Gothic" w:cs="Times New Roman"/>
          <w:sz w:val="20"/>
          <w:szCs w:val="20"/>
          <w:lang w:eastAsia="es-ES"/>
        </w:rPr>
      </w:pPr>
      <w:ins w:id="10" w:author="Mariana Gonzalez Buendia" w:date="2020-06-17T16:23:00Z">
        <w:r w:rsidRPr="00012457">
          <w:rPr>
            <w:rFonts w:ascii="Century Gothic" w:eastAsia="Tahoma" w:hAnsi="Century Gothic" w:cs="Times New Roman"/>
            <w:sz w:val="20"/>
            <w:szCs w:val="20"/>
            <w:lang w:eastAsia="es-ES"/>
          </w:rPr>
          <w:t xml:space="preserve">Se tiene </w:t>
        </w:r>
      </w:ins>
      <w:proofErr w:type="gramStart"/>
      <w:r w:rsidR="00BA58BD">
        <w:rPr>
          <w:rFonts w:ascii="Century Gothic" w:eastAsia="Tahoma" w:hAnsi="Century Gothic" w:cs="Times New Roman"/>
          <w:sz w:val="20"/>
          <w:szCs w:val="20"/>
          <w:lang w:eastAsia="es-ES"/>
        </w:rPr>
        <w:t>dos</w:t>
      </w:r>
      <w:ins w:id="11" w:author="Mariana Gonzalez Buendia" w:date="2020-06-18T11:01:00Z">
        <w:r w:rsidR="00BA58BD">
          <w:rPr>
            <w:rFonts w:ascii="Century Gothic" w:eastAsia="Tahoma" w:hAnsi="Century Gothic" w:cs="Times New Roman"/>
            <w:sz w:val="20"/>
            <w:szCs w:val="20"/>
            <w:lang w:eastAsia="es-ES"/>
          </w:rPr>
          <w:t xml:space="preserve"> </w:t>
        </w:r>
      </w:ins>
      <w:ins w:id="12" w:author="Mariana Gonzalez Buendia" w:date="2020-06-17T16:23:00Z">
        <w:r w:rsidRPr="00012457">
          <w:rPr>
            <w:rFonts w:ascii="Century Gothic" w:eastAsia="Tahoma" w:hAnsi="Century Gothic" w:cs="Times New Roman"/>
            <w:sz w:val="20"/>
            <w:szCs w:val="20"/>
            <w:lang w:eastAsia="es-ES"/>
          </w:rPr>
          <w:t xml:space="preserve"> Shell</w:t>
        </w:r>
        <w:proofErr w:type="gramEnd"/>
        <w:r w:rsidRPr="00012457">
          <w:rPr>
            <w:rFonts w:ascii="Century Gothic" w:eastAsia="Tahoma" w:hAnsi="Century Gothic" w:cs="Times New Roman"/>
            <w:sz w:val="20"/>
            <w:szCs w:val="20"/>
            <w:lang w:eastAsia="es-ES"/>
          </w:rPr>
          <w:t xml:space="preserve"> maestro</w:t>
        </w:r>
      </w:ins>
      <w:r w:rsidR="00BA58BD">
        <w:rPr>
          <w:rFonts w:ascii="Century Gothic" w:eastAsia="Tahoma" w:hAnsi="Century Gothic" w:cs="Times New Roman"/>
          <w:sz w:val="20"/>
          <w:szCs w:val="20"/>
          <w:lang w:eastAsia="es-ES"/>
        </w:rPr>
        <w:t>s</w:t>
      </w:r>
      <w:ins w:id="13" w:author="Mariana Gonzalez Buendia" w:date="2020-06-17T16:23:00Z">
        <w:r w:rsidRPr="00012457">
          <w:rPr>
            <w:rFonts w:ascii="Century Gothic" w:eastAsia="Tahoma" w:hAnsi="Century Gothic" w:cs="Times New Roman"/>
            <w:sz w:val="20"/>
            <w:szCs w:val="20"/>
            <w:lang w:eastAsia="es-ES"/>
          </w:rPr>
          <w:t xml:space="preserve"> que se encuentra en el host primario</w:t>
        </w:r>
      </w:ins>
      <w:r w:rsidR="00012457">
        <w:rPr>
          <w:rFonts w:ascii="Century Gothic" w:eastAsia="Tahoma" w:hAnsi="Century Gothic" w:cs="Times New Roman"/>
          <w:sz w:val="20"/>
          <w:szCs w:val="20"/>
          <w:lang w:eastAsia="es-ES"/>
        </w:rPr>
        <w:t>(A)</w:t>
      </w:r>
      <w:ins w:id="14" w:author="Mariana Gonzalez Buendia" w:date="2020-06-17T16:23:00Z">
        <w:r w:rsidRPr="00012457">
          <w:rPr>
            <w:rFonts w:ascii="Century Gothic" w:eastAsia="Tahoma" w:hAnsi="Century Gothic" w:cs="Times New Roman"/>
            <w:sz w:val="20"/>
            <w:szCs w:val="20"/>
            <w:lang w:eastAsia="es-ES"/>
          </w:rPr>
          <w:t xml:space="preserve"> est</w:t>
        </w:r>
      </w:ins>
      <w:ins w:id="15" w:author="Mariana Gonzalez Buendia" w:date="2020-06-17T16:24:00Z">
        <w:r>
          <w:rPr>
            <w:rFonts w:ascii="Century Gothic" w:eastAsia="Tahoma" w:hAnsi="Century Gothic" w:cs="Times New Roman"/>
            <w:sz w:val="20"/>
            <w:szCs w:val="20"/>
            <w:lang w:eastAsia="es-ES"/>
          </w:rPr>
          <w:t>os</w:t>
        </w:r>
      </w:ins>
      <w:ins w:id="16" w:author="Mariana Gonzalez Buendia" w:date="2020-06-17T16:23:00Z">
        <w:r w:rsidRPr="00012457">
          <w:rPr>
            <w:rFonts w:ascii="Century Gothic" w:eastAsia="Tahoma" w:hAnsi="Century Gothic" w:cs="Times New Roman"/>
            <w:sz w:val="20"/>
            <w:szCs w:val="20"/>
            <w:lang w:eastAsia="es-ES"/>
          </w:rPr>
          <w:t xml:space="preserve"> ejecuta</w:t>
        </w:r>
      </w:ins>
      <w:ins w:id="17" w:author="Mariana Gonzalez Buendia" w:date="2020-06-17T16:24:00Z">
        <w:r>
          <w:rPr>
            <w:rFonts w:ascii="Century Gothic" w:eastAsia="Tahoma" w:hAnsi="Century Gothic" w:cs="Times New Roman"/>
            <w:sz w:val="20"/>
            <w:szCs w:val="20"/>
            <w:lang w:eastAsia="es-ES"/>
          </w:rPr>
          <w:t>n el levantar</w:t>
        </w:r>
      </w:ins>
      <w:r w:rsidR="00BA58BD">
        <w:rPr>
          <w:rFonts w:ascii="Century Gothic" w:eastAsia="Tahoma" w:hAnsi="Century Gothic" w:cs="Times New Roman"/>
          <w:sz w:val="20"/>
          <w:szCs w:val="20"/>
          <w:lang w:eastAsia="es-ES"/>
        </w:rPr>
        <w:t xml:space="preserve"> y detener </w:t>
      </w:r>
      <w:ins w:id="18" w:author="Mariana Gonzalez Buendia" w:date="2020-06-17T16:24:00Z">
        <w:r>
          <w:rPr>
            <w:rFonts w:ascii="Century Gothic" w:eastAsia="Tahoma" w:hAnsi="Century Gothic" w:cs="Times New Roman"/>
            <w:sz w:val="20"/>
            <w:szCs w:val="20"/>
            <w:lang w:eastAsia="es-ES"/>
          </w:rPr>
          <w:t xml:space="preserve"> </w:t>
        </w:r>
      </w:ins>
      <w:ins w:id="19" w:author="Mariana Gonzalez Buendia" w:date="2020-06-18T11:02:00Z">
        <w:r w:rsidR="00BA58BD">
          <w:rPr>
            <w:rFonts w:ascii="Century Gothic" w:eastAsia="Tahoma" w:hAnsi="Century Gothic" w:cs="Times New Roman"/>
            <w:sz w:val="20"/>
            <w:szCs w:val="20"/>
            <w:lang w:eastAsia="es-ES"/>
          </w:rPr>
          <w:t xml:space="preserve">los </w:t>
        </w:r>
      </w:ins>
      <w:ins w:id="20" w:author="Mariana Gonzalez Buendia" w:date="2020-06-18T11:03:00Z">
        <w:r w:rsidR="00BA58BD">
          <w:rPr>
            <w:rFonts w:ascii="Century Gothic" w:eastAsia="Tahoma" w:hAnsi="Century Gothic" w:cs="Times New Roman"/>
            <w:sz w:val="20"/>
            <w:szCs w:val="20"/>
            <w:lang w:eastAsia="es-ES"/>
          </w:rPr>
          <w:t>servicios</w:t>
        </w:r>
      </w:ins>
      <w:r w:rsidR="00012457">
        <w:rPr>
          <w:rFonts w:ascii="Century Gothic" w:eastAsia="Tahoma" w:hAnsi="Century Gothic" w:cs="Times New Roman"/>
          <w:sz w:val="20"/>
          <w:szCs w:val="20"/>
          <w:lang w:eastAsia="es-ES"/>
        </w:rPr>
        <w:t xml:space="preserve"> del los host secundarios(B,C,D)</w:t>
      </w:r>
      <w:ins w:id="21" w:author="Mariana Gonzalez Buendia" w:date="2020-06-18T11:03:00Z">
        <w:r w:rsidR="00BA58BD">
          <w:rPr>
            <w:rFonts w:ascii="Century Gothic" w:eastAsia="Tahoma" w:hAnsi="Century Gothic" w:cs="Times New Roman"/>
            <w:sz w:val="20"/>
            <w:szCs w:val="20"/>
            <w:lang w:eastAsia="es-ES"/>
          </w:rPr>
          <w:t xml:space="preserve"> de JBOSS EAP</w:t>
        </w:r>
      </w:ins>
      <w:ins w:id="22" w:author="Mariana Gonzalez Buendia" w:date="2020-06-17T16:25:00Z">
        <w:r>
          <w:rPr>
            <w:rFonts w:ascii="Century Gothic" w:eastAsia="Tahoma" w:hAnsi="Century Gothic" w:cs="Times New Roman"/>
            <w:sz w:val="20"/>
            <w:szCs w:val="20"/>
            <w:lang w:eastAsia="es-ES"/>
          </w:rPr>
          <w:t xml:space="preserve"> de </w:t>
        </w:r>
      </w:ins>
      <w:ins w:id="23" w:author="Mariana Gonzalez Buendia" w:date="2020-06-18T11:03:00Z">
        <w:r w:rsidR="00BA58BD">
          <w:rPr>
            <w:rFonts w:ascii="Century Gothic" w:eastAsia="Tahoma" w:hAnsi="Century Gothic" w:cs="Times New Roman"/>
            <w:sz w:val="20"/>
            <w:szCs w:val="20"/>
            <w:lang w:eastAsia="es-ES"/>
          </w:rPr>
          <w:t>INDEVAL</w:t>
        </w:r>
      </w:ins>
    </w:p>
    <w:p w14:paraId="34AD7822" w14:textId="74A85174" w:rsidR="0003103F" w:rsidRPr="00AA0B6B" w:rsidRDefault="05915FF3" w:rsidP="7306ADFA">
      <w:pPr>
        <w:pStyle w:val="EstiloTtulo1Antes6ptoDespus3ptoInterlineadoMn"/>
        <w:numPr>
          <w:ilvl w:val="0"/>
          <w:numId w:val="9"/>
        </w:numPr>
        <w:rPr>
          <w:rFonts w:ascii="Century Gothic" w:hAnsi="Century Gothic"/>
          <w:lang w:val="es-MX"/>
        </w:rPr>
      </w:pPr>
      <w:bookmarkStart w:id="24" w:name="_Toc44082568"/>
      <w:r w:rsidRPr="561ACBBE">
        <w:rPr>
          <w:rFonts w:ascii="Century Gothic" w:hAnsi="Century Gothic"/>
          <w:lang w:val="es-MX"/>
        </w:rPr>
        <w:t>Estructura de Directorios</w:t>
      </w:r>
      <w:bookmarkEnd w:id="24"/>
    </w:p>
    <w:p w14:paraId="0208E867" w14:textId="77777777" w:rsidR="001E26D3" w:rsidRDefault="46F864BE" w:rsidP="561ACBBE">
      <w:pPr>
        <w:jc w:val="both"/>
        <w:rPr>
          <w:rFonts w:ascii="Century Gothic" w:eastAsia="Tahoma" w:hAnsi="Century Gothic" w:cs="Times New Roman"/>
          <w:sz w:val="20"/>
          <w:szCs w:val="20"/>
          <w:lang w:eastAsia="es-ES"/>
        </w:rPr>
      </w:pPr>
      <w:r w:rsidRPr="561ACBBE">
        <w:rPr>
          <w:rFonts w:ascii="Century Gothic" w:eastAsia="Tahoma" w:hAnsi="Century Gothic" w:cs="Times New Roman"/>
          <w:sz w:val="20"/>
          <w:szCs w:val="20"/>
          <w:lang w:eastAsia="es-ES"/>
        </w:rPr>
        <w:t xml:space="preserve">La estructura de los directorios, </w:t>
      </w:r>
      <w:r w:rsidR="000328ED">
        <w:rPr>
          <w:rFonts w:ascii="Century Gothic" w:eastAsia="Tahoma" w:hAnsi="Century Gothic" w:cs="Times New Roman"/>
          <w:sz w:val="20"/>
          <w:szCs w:val="20"/>
          <w:lang w:eastAsia="es-ES"/>
        </w:rPr>
        <w:t>se manejará de la siguiente forma:</w:t>
      </w:r>
    </w:p>
    <w:p w14:paraId="661CD9D1" w14:textId="66C5EA75" w:rsidR="46F864BE" w:rsidRDefault="000328ED" w:rsidP="561ACBBE">
      <w:pPr>
        <w:jc w:val="both"/>
        <w:rPr>
          <w:rFonts w:ascii="Century Gothic" w:eastAsia="Tahoma" w:hAnsi="Century Gothic" w:cs="Times New Roman"/>
          <w:sz w:val="20"/>
          <w:szCs w:val="20"/>
          <w:lang w:eastAsia="es-ES"/>
        </w:rPr>
      </w:pPr>
      <w:r w:rsidRPr="000328ED">
        <w:rPr>
          <w:rFonts w:ascii="Century Gothic" w:eastAsia="Tahoma" w:hAnsi="Century Gothic" w:cs="Times New Roman"/>
          <w:sz w:val="20"/>
          <w:szCs w:val="20"/>
          <w:lang w:eastAsia="es-ES"/>
        </w:rPr>
        <w:t xml:space="preserve">El código se </w:t>
      </w:r>
      <w:proofErr w:type="spellStart"/>
      <w:r w:rsidRPr="000328ED">
        <w:rPr>
          <w:rFonts w:ascii="Century Gothic" w:eastAsia="Tahoma" w:hAnsi="Century Gothic" w:cs="Times New Roman"/>
          <w:sz w:val="20"/>
          <w:szCs w:val="20"/>
          <w:lang w:eastAsia="es-ES"/>
        </w:rPr>
        <w:t>encuentra</w:t>
      </w:r>
      <w:r>
        <w:rPr>
          <w:rFonts w:ascii="Century Gothic" w:eastAsia="Tahoma" w:hAnsi="Century Gothic" w:cs="Times New Roman"/>
          <w:sz w:val="20"/>
          <w:szCs w:val="20"/>
          <w:lang w:eastAsia="es-ES"/>
        </w:rPr>
        <w:t>rá</w:t>
      </w:r>
      <w:proofErr w:type="spellEnd"/>
      <w:r w:rsidRPr="000328ED">
        <w:rPr>
          <w:rFonts w:ascii="Century Gothic" w:eastAsia="Tahoma" w:hAnsi="Century Gothic" w:cs="Times New Roman"/>
          <w:sz w:val="20"/>
          <w:szCs w:val="20"/>
          <w:lang w:eastAsia="es-ES"/>
        </w:rPr>
        <w:t xml:space="preserve"> separado por 3 carpetas: quality, drp y prod, dentro de estas, se encuentran las carpetas</w:t>
      </w:r>
      <w:r>
        <w:rPr>
          <w:rFonts w:ascii="Century Gothic" w:eastAsia="Tahoma" w:hAnsi="Century Gothic" w:cs="Times New Roman"/>
          <w:sz w:val="20"/>
          <w:szCs w:val="20"/>
          <w:lang w:eastAsia="es-ES"/>
        </w:rPr>
        <w:t xml:space="preserve"> correspondientes a los</w:t>
      </w:r>
      <w:r w:rsidRPr="000328ED">
        <w:rPr>
          <w:rFonts w:ascii="Century Gothic" w:eastAsia="Tahoma" w:hAnsi="Century Gothic" w:cs="Times New Roman"/>
          <w:sz w:val="20"/>
          <w:szCs w:val="20"/>
          <w:lang w:eastAsia="es-ES"/>
        </w:rPr>
        <w:t xml:space="preserve"> host</w:t>
      </w:r>
      <w:r>
        <w:rPr>
          <w:rFonts w:ascii="Century Gothic" w:eastAsia="Tahoma" w:hAnsi="Century Gothic" w:cs="Times New Roman"/>
          <w:sz w:val="20"/>
          <w:szCs w:val="20"/>
          <w:lang w:eastAsia="es-ES"/>
        </w:rPr>
        <w:t>s</w:t>
      </w:r>
      <w:r w:rsidRPr="000328ED">
        <w:rPr>
          <w:rFonts w:ascii="Century Gothic" w:eastAsia="Tahoma" w:hAnsi="Century Gothic" w:cs="Times New Roman"/>
          <w:sz w:val="20"/>
          <w:szCs w:val="20"/>
          <w:lang w:eastAsia="es-ES"/>
        </w:rPr>
        <w:t xml:space="preserve"> </w:t>
      </w:r>
      <w:r>
        <w:rPr>
          <w:rFonts w:ascii="Century Gothic" w:eastAsia="Tahoma" w:hAnsi="Century Gothic" w:cs="Times New Roman"/>
          <w:sz w:val="20"/>
          <w:szCs w:val="20"/>
          <w:lang w:eastAsia="es-ES"/>
        </w:rPr>
        <w:t>(</w:t>
      </w:r>
      <w:proofErr w:type="gramStart"/>
      <w:r w:rsidRPr="000328ED">
        <w:rPr>
          <w:rFonts w:ascii="Century Gothic" w:eastAsia="Tahoma" w:hAnsi="Century Gothic" w:cs="Times New Roman"/>
          <w:sz w:val="20"/>
          <w:szCs w:val="20"/>
          <w:lang w:eastAsia="es-ES"/>
        </w:rPr>
        <w:t>a,b</w:t>
      </w:r>
      <w:proofErr w:type="gramEnd"/>
      <w:r w:rsidRPr="000328ED">
        <w:rPr>
          <w:rFonts w:ascii="Century Gothic" w:eastAsia="Tahoma" w:hAnsi="Century Gothic" w:cs="Times New Roman"/>
          <w:sz w:val="20"/>
          <w:szCs w:val="20"/>
          <w:lang w:eastAsia="es-ES"/>
        </w:rPr>
        <w:t xml:space="preserve"> y c</w:t>
      </w:r>
      <w:r>
        <w:rPr>
          <w:rFonts w:ascii="Century Gothic" w:eastAsia="Tahoma" w:hAnsi="Century Gothic" w:cs="Times New Roman"/>
          <w:sz w:val="20"/>
          <w:szCs w:val="20"/>
          <w:lang w:eastAsia="es-ES"/>
        </w:rPr>
        <w:t>)</w:t>
      </w:r>
      <w:r w:rsidRPr="000328ED">
        <w:rPr>
          <w:rFonts w:ascii="Century Gothic" w:eastAsia="Tahoma" w:hAnsi="Century Gothic" w:cs="Times New Roman"/>
          <w:sz w:val="20"/>
          <w:szCs w:val="20"/>
          <w:lang w:eastAsia="es-ES"/>
        </w:rPr>
        <w:t xml:space="preserve"> y dentro de estas las carpetas fuse</w:t>
      </w:r>
      <w:r>
        <w:rPr>
          <w:rFonts w:ascii="Century Gothic" w:eastAsia="Tahoma" w:hAnsi="Century Gothic" w:cs="Times New Roman"/>
          <w:sz w:val="20"/>
          <w:szCs w:val="20"/>
          <w:lang w:eastAsia="es-ES"/>
        </w:rPr>
        <w:t>usr</w:t>
      </w:r>
      <w:r w:rsidRPr="000328ED">
        <w:rPr>
          <w:rFonts w:ascii="Century Gothic" w:eastAsia="Tahoma" w:hAnsi="Century Gothic" w:cs="Times New Roman"/>
          <w:sz w:val="20"/>
          <w:szCs w:val="20"/>
          <w:lang w:eastAsia="es-ES"/>
        </w:rPr>
        <w:t xml:space="preserve"> y webuser que indican que usuario tendrá que archivos.</w:t>
      </w:r>
    </w:p>
    <w:p w14:paraId="15FE1CA6" w14:textId="70DBBE7C" w:rsidR="00E940AE" w:rsidRDefault="00E940AE" w:rsidP="561ACBBE">
      <w:pPr>
        <w:jc w:val="both"/>
        <w:rPr>
          <w:rFonts w:ascii="Century Gothic" w:eastAsia="Tahoma" w:hAnsi="Century Gothic" w:cs="Times New Roman"/>
          <w:sz w:val="20"/>
          <w:szCs w:val="20"/>
          <w:lang w:eastAsia="es-ES"/>
        </w:rPr>
      </w:pPr>
      <w:r w:rsidRPr="00E940AE">
        <w:rPr>
          <w:rFonts w:ascii="Century Gothic" w:eastAsia="Tahoma" w:hAnsi="Century Gothic" w:cs="Times New Roman"/>
          <w:b/>
          <w:bCs/>
          <w:sz w:val="20"/>
          <w:szCs w:val="20"/>
          <w:lang w:eastAsia="es-ES"/>
        </w:rPr>
        <w:t>/raiz</w:t>
      </w:r>
      <w:r>
        <w:rPr>
          <w:rFonts w:ascii="Century Gothic" w:eastAsia="Tahoma" w:hAnsi="Century Gothic" w:cs="Times New Roman"/>
          <w:sz w:val="20"/>
          <w:szCs w:val="20"/>
          <w:lang w:eastAsia="es-ES"/>
        </w:rPr>
        <w:t xml:space="preserve"> shell principal</w:t>
      </w:r>
    </w:p>
    <w:p w14:paraId="581503C4" w14:textId="1AD389BF" w:rsidR="00AB3059" w:rsidRPr="00C05724" w:rsidRDefault="6A20A076" w:rsidP="561ACBBE">
      <w:pPr>
        <w:pStyle w:val="Prrafodelista"/>
        <w:numPr>
          <w:ilvl w:val="0"/>
          <w:numId w:val="1"/>
        </w:numPr>
        <w:rPr>
          <w:rFonts w:ascii="Century Gothic" w:eastAsia="Tahoma" w:hAnsi="Century Gothic"/>
          <w:color w:val="auto"/>
          <w:szCs w:val="20"/>
          <w:lang w:val="es-MX"/>
        </w:rPr>
      </w:pPr>
      <w:r w:rsidRPr="00C05724">
        <w:rPr>
          <w:rFonts w:ascii="Century Gothic" w:eastAsia="Tahoma" w:hAnsi="Century Gothic"/>
          <w:b/>
          <w:bCs/>
          <w:color w:val="auto"/>
          <w:szCs w:val="20"/>
          <w:lang w:val="es-MX"/>
        </w:rPr>
        <w:t>/</w:t>
      </w:r>
      <w:r w:rsidR="00CB1A14">
        <w:rPr>
          <w:rFonts w:ascii="Century Gothic" w:eastAsia="Tahoma" w:hAnsi="Century Gothic"/>
          <w:b/>
          <w:bCs/>
          <w:color w:val="auto"/>
          <w:szCs w:val="20"/>
          <w:lang w:val="es-MX"/>
        </w:rPr>
        <w:t>common</w:t>
      </w:r>
      <w:r w:rsidRPr="00C05724">
        <w:rPr>
          <w:rFonts w:ascii="Century Gothic" w:eastAsia="Tahoma" w:hAnsi="Century Gothic"/>
          <w:color w:val="auto"/>
          <w:szCs w:val="20"/>
          <w:lang w:val="es-MX"/>
        </w:rPr>
        <w:t xml:space="preserve"> </w:t>
      </w:r>
      <w:r w:rsidR="000328ED">
        <w:rPr>
          <w:rFonts w:ascii="Century Gothic" w:eastAsia="Tahoma" w:hAnsi="Century Gothic"/>
          <w:color w:val="auto"/>
          <w:szCs w:val="20"/>
          <w:lang w:val="es-MX"/>
        </w:rPr>
        <w:t xml:space="preserve">colocación de archivo con </w:t>
      </w:r>
      <w:r w:rsidR="00CB1A14">
        <w:rPr>
          <w:rFonts w:ascii="Century Gothic" w:eastAsia="Tahoma" w:hAnsi="Century Gothic"/>
          <w:color w:val="auto"/>
          <w:szCs w:val="20"/>
          <w:lang w:val="es-MX"/>
        </w:rPr>
        <w:t>variables de entorno</w:t>
      </w:r>
    </w:p>
    <w:p w14:paraId="75521CED" w14:textId="5621C662" w:rsidR="00546506" w:rsidRPr="00C05724" w:rsidRDefault="435DD378" w:rsidP="00C05724">
      <w:pPr>
        <w:pStyle w:val="Prrafodelista"/>
        <w:numPr>
          <w:ilvl w:val="0"/>
          <w:numId w:val="1"/>
        </w:numPr>
        <w:rPr>
          <w:rFonts w:ascii="Century Gothic" w:eastAsia="Tahoma" w:hAnsi="Century Gothic"/>
          <w:color w:val="auto"/>
          <w:szCs w:val="20"/>
        </w:rPr>
      </w:pPr>
      <w:r w:rsidRPr="00C05724">
        <w:rPr>
          <w:rFonts w:ascii="Century Gothic" w:eastAsia="Tahoma" w:hAnsi="Century Gothic"/>
          <w:b/>
          <w:bCs/>
          <w:color w:val="auto"/>
          <w:szCs w:val="20"/>
        </w:rPr>
        <w:t>/</w:t>
      </w:r>
      <w:r w:rsidR="000328ED">
        <w:rPr>
          <w:rFonts w:ascii="Century Gothic" w:eastAsia="Tahoma" w:hAnsi="Century Gothic"/>
          <w:b/>
          <w:bCs/>
          <w:color w:val="auto"/>
          <w:szCs w:val="20"/>
          <w:lang w:val="es-MX"/>
        </w:rPr>
        <w:t>database</w:t>
      </w:r>
      <w:r w:rsidRPr="00C05724">
        <w:rPr>
          <w:rFonts w:ascii="Century Gothic" w:eastAsia="Tahoma" w:hAnsi="Century Gothic"/>
          <w:color w:val="auto"/>
          <w:szCs w:val="20"/>
          <w:lang w:val="es-MX"/>
        </w:rPr>
        <w:t xml:space="preserve"> </w:t>
      </w:r>
      <w:r w:rsidR="00587A3F">
        <w:rPr>
          <w:rFonts w:ascii="Century Gothic" w:eastAsia="Tahoma" w:hAnsi="Century Gothic"/>
          <w:color w:val="auto"/>
          <w:szCs w:val="20"/>
          <w:lang w:val="es-MX"/>
        </w:rPr>
        <w:t xml:space="preserve">shells de </w:t>
      </w:r>
      <w:r w:rsidR="00E940AE">
        <w:rPr>
          <w:rFonts w:ascii="Century Gothic" w:eastAsia="Tahoma" w:hAnsi="Century Gothic"/>
          <w:color w:val="auto"/>
          <w:szCs w:val="20"/>
          <w:lang w:val="es-MX"/>
        </w:rPr>
        <w:t>para la ejecución de</w:t>
      </w:r>
      <w:r w:rsidR="007E53C8">
        <w:rPr>
          <w:rFonts w:ascii="Century Gothic" w:eastAsia="Tahoma" w:hAnsi="Century Gothic"/>
          <w:color w:val="auto"/>
          <w:szCs w:val="20"/>
          <w:lang w:val="es-MX"/>
        </w:rPr>
        <w:t xml:space="preserve"> </w:t>
      </w:r>
      <w:r w:rsidR="003A1386">
        <w:rPr>
          <w:rFonts w:ascii="Century Gothic" w:eastAsia="Tahoma" w:hAnsi="Century Gothic"/>
          <w:color w:val="auto"/>
          <w:szCs w:val="20"/>
          <w:lang w:val="es-MX"/>
        </w:rPr>
        <w:t>modificaciones a la BD</w:t>
      </w:r>
    </w:p>
    <w:p w14:paraId="136AB3AD" w14:textId="79BA40EB" w:rsidR="00C05724" w:rsidRPr="00C05724" w:rsidRDefault="6AB7893E" w:rsidP="00C05724">
      <w:pPr>
        <w:pStyle w:val="Prrafodelista"/>
        <w:numPr>
          <w:ilvl w:val="0"/>
          <w:numId w:val="1"/>
        </w:numPr>
        <w:rPr>
          <w:rFonts w:asciiTheme="minorHAnsi" w:eastAsiaTheme="minorEastAsia" w:hAnsiTheme="minorHAnsi" w:cstheme="minorBidi"/>
          <w:szCs w:val="20"/>
        </w:rPr>
      </w:pPr>
      <w:r w:rsidRPr="00E940AE">
        <w:rPr>
          <w:rFonts w:ascii="Century Gothic" w:eastAsia="Tahoma" w:hAnsi="Century Gothic"/>
          <w:b/>
          <w:bCs/>
          <w:color w:val="auto"/>
          <w:szCs w:val="20"/>
        </w:rPr>
        <w:t>/</w:t>
      </w:r>
      <w:r w:rsidR="000328ED" w:rsidRPr="00E940AE">
        <w:rPr>
          <w:rFonts w:ascii="Century Gothic" w:eastAsia="Tahoma" w:hAnsi="Century Gothic"/>
          <w:b/>
          <w:bCs/>
          <w:color w:val="auto"/>
          <w:szCs w:val="20"/>
        </w:rPr>
        <w:t>fuse</w:t>
      </w:r>
      <w:r w:rsidRPr="561ACBBE">
        <w:rPr>
          <w:rFonts w:ascii="Century Gothic" w:eastAsia="Tahoma" w:hAnsi="Century Gothic"/>
          <w:szCs w:val="20"/>
        </w:rPr>
        <w:t xml:space="preserve"> </w:t>
      </w:r>
      <w:r w:rsidR="003A1386">
        <w:rPr>
          <w:rFonts w:ascii="Century Gothic" w:eastAsia="Tahoma" w:hAnsi="Century Gothic"/>
          <w:szCs w:val="20"/>
        </w:rPr>
        <w:t>AMQ</w:t>
      </w:r>
      <w:r w:rsidR="00E940AE">
        <w:rPr>
          <w:rFonts w:ascii="Century Gothic" w:eastAsia="Tahoma" w:hAnsi="Century Gothic"/>
          <w:szCs w:val="20"/>
        </w:rPr>
        <w:t xml:space="preserve"> y contenedores</w:t>
      </w:r>
    </w:p>
    <w:p w14:paraId="296FEF7D" w14:textId="45F79FDC" w:rsidR="00076A7F" w:rsidRPr="00587A3F" w:rsidRDefault="04B2AB9B" w:rsidP="57B7D7DB">
      <w:pPr>
        <w:pStyle w:val="Prrafodelista"/>
        <w:numPr>
          <w:ilvl w:val="0"/>
          <w:numId w:val="1"/>
        </w:numPr>
        <w:rPr>
          <w:rFonts w:asciiTheme="minorHAnsi" w:eastAsiaTheme="minorEastAsia" w:hAnsiTheme="minorHAnsi" w:cstheme="minorBidi"/>
          <w:szCs w:val="20"/>
        </w:rPr>
      </w:pPr>
      <w:r w:rsidRPr="00C05724">
        <w:rPr>
          <w:rFonts w:ascii="Century Gothic" w:eastAsia="Tahoma" w:hAnsi="Century Gothic"/>
          <w:b/>
          <w:bCs/>
          <w:lang w:val="es-MX"/>
        </w:rPr>
        <w:t>/</w:t>
      </w:r>
      <w:r w:rsidR="000328ED">
        <w:rPr>
          <w:rFonts w:ascii="Century Gothic" w:eastAsia="Tahoma" w:hAnsi="Century Gothic"/>
          <w:b/>
          <w:bCs/>
          <w:lang w:val="es-MX"/>
        </w:rPr>
        <w:t>j</w:t>
      </w:r>
      <w:r w:rsidR="000328ED" w:rsidRPr="00E940AE">
        <w:rPr>
          <w:rFonts w:ascii="Century Gothic" w:eastAsia="Tahoma" w:hAnsi="Century Gothic"/>
          <w:b/>
          <w:bCs/>
          <w:color w:val="auto"/>
          <w:szCs w:val="20"/>
        </w:rPr>
        <w:t>boss</w:t>
      </w:r>
      <w:r w:rsidRPr="00C05724">
        <w:rPr>
          <w:rFonts w:ascii="Century Gothic" w:eastAsia="Tahoma" w:hAnsi="Century Gothic"/>
          <w:lang w:val="es-MX"/>
        </w:rPr>
        <w:t xml:space="preserve"> </w:t>
      </w:r>
      <w:r w:rsidR="00E940AE">
        <w:rPr>
          <w:rFonts w:ascii="Century Gothic" w:eastAsia="Tahoma" w:hAnsi="Century Gothic"/>
          <w:lang w:val="es-MX"/>
        </w:rPr>
        <w:t>shells de aplicaciones</w:t>
      </w:r>
    </w:p>
    <w:p w14:paraId="72EC642A" w14:textId="46660500" w:rsidR="00587A3F" w:rsidRPr="00355CBA" w:rsidRDefault="00587A3F" w:rsidP="57B7D7DB">
      <w:pPr>
        <w:pStyle w:val="Prrafodelista"/>
        <w:numPr>
          <w:ilvl w:val="0"/>
          <w:numId w:val="1"/>
        </w:numPr>
        <w:rPr>
          <w:rFonts w:asciiTheme="minorHAnsi" w:eastAsiaTheme="minorEastAsia" w:hAnsiTheme="minorHAnsi" w:cstheme="minorBidi"/>
          <w:b/>
          <w:bCs/>
          <w:szCs w:val="20"/>
        </w:rPr>
      </w:pPr>
      <w:r w:rsidRPr="00587A3F">
        <w:rPr>
          <w:rFonts w:ascii="Century Gothic" w:eastAsia="Tahoma" w:hAnsi="Century Gothic"/>
          <w:b/>
          <w:bCs/>
          <w:lang w:val="es-MX"/>
        </w:rPr>
        <w:t>/</w:t>
      </w:r>
      <w:proofErr w:type="spellStart"/>
      <w:r w:rsidRPr="00E940AE">
        <w:rPr>
          <w:rFonts w:ascii="Century Gothic" w:eastAsia="Tahoma" w:hAnsi="Century Gothic"/>
          <w:b/>
          <w:bCs/>
          <w:color w:val="auto"/>
          <w:szCs w:val="20"/>
        </w:rPr>
        <w:t>fix</w:t>
      </w:r>
      <w:proofErr w:type="spellEnd"/>
      <w:r w:rsidR="00E940AE" w:rsidRPr="00E940AE">
        <w:rPr>
          <w:rFonts w:ascii="Century Gothic" w:eastAsia="Tahoma" w:hAnsi="Century Gothic"/>
          <w:b/>
          <w:bCs/>
          <w:color w:val="auto"/>
          <w:szCs w:val="20"/>
        </w:rPr>
        <w:t xml:space="preserve"> </w:t>
      </w:r>
      <w:r w:rsidR="00E940AE" w:rsidRPr="00E940AE">
        <w:rPr>
          <w:rFonts w:ascii="Century Gothic" w:eastAsia="Tahoma" w:hAnsi="Century Gothic"/>
          <w:lang w:val="es-MX"/>
        </w:rPr>
        <w:t>mensajería</w:t>
      </w:r>
    </w:p>
    <w:p w14:paraId="52DA999B" w14:textId="421424A7" w:rsidR="00355CBA" w:rsidRPr="00587A3F" w:rsidRDefault="00355CBA" w:rsidP="57B7D7DB">
      <w:pPr>
        <w:pStyle w:val="Prrafodelista"/>
        <w:numPr>
          <w:ilvl w:val="0"/>
          <w:numId w:val="1"/>
        </w:numPr>
        <w:rPr>
          <w:rFonts w:asciiTheme="minorHAnsi" w:eastAsiaTheme="minorEastAsia" w:hAnsiTheme="minorHAnsi" w:cstheme="minorBidi"/>
          <w:b/>
          <w:bCs/>
          <w:szCs w:val="20"/>
        </w:rPr>
      </w:pPr>
      <w:r>
        <w:rPr>
          <w:rFonts w:ascii="Century Gothic" w:eastAsia="Tahoma" w:hAnsi="Century Gothic"/>
          <w:b/>
          <w:bCs/>
          <w:lang w:val="es-MX"/>
        </w:rPr>
        <w:t xml:space="preserve">/log </w:t>
      </w:r>
      <w:proofErr w:type="spellStart"/>
      <w:r>
        <w:rPr>
          <w:rFonts w:ascii="Century Gothic" w:eastAsia="Tahoma" w:hAnsi="Century Gothic"/>
          <w:lang w:val="es-MX"/>
        </w:rPr>
        <w:t>Bitacora</w:t>
      </w:r>
      <w:proofErr w:type="spellEnd"/>
      <w:r>
        <w:rPr>
          <w:rFonts w:ascii="Century Gothic" w:eastAsia="Tahoma" w:hAnsi="Century Gothic"/>
          <w:lang w:val="es-MX"/>
        </w:rPr>
        <w:t xml:space="preserve"> de ejecución de proceso</w:t>
      </w:r>
      <w:r w:rsidR="003F5933">
        <w:rPr>
          <w:rFonts w:ascii="Century Gothic" w:eastAsia="Tahoma" w:hAnsi="Century Gothic"/>
          <w:lang w:val="es-MX"/>
        </w:rPr>
        <w:t>s</w:t>
      </w:r>
    </w:p>
    <w:p w14:paraId="44BD107E" w14:textId="03D6D84E" w:rsidR="00AA0B6B" w:rsidRDefault="00AA0B6B" w:rsidP="00203B1D">
      <w:pPr>
        <w:jc w:val="both"/>
        <w:rPr>
          <w:rFonts w:ascii="Century Gothic" w:hAnsi="Century Gothic"/>
          <w:b/>
          <w:sz w:val="20"/>
          <w:szCs w:val="20"/>
        </w:rPr>
      </w:pPr>
    </w:p>
    <w:p w14:paraId="3934DD10" w14:textId="44F8E863" w:rsidR="00CB1A14" w:rsidRPr="00CB1A14" w:rsidRDefault="00CB1A14" w:rsidP="00CB1A14">
      <w:pPr>
        <w:pStyle w:val="EstiloTtulo1Antes6ptoDespus3ptoInterlineadoMn"/>
        <w:numPr>
          <w:ilvl w:val="0"/>
          <w:numId w:val="9"/>
        </w:numPr>
        <w:rPr>
          <w:rFonts w:ascii="Century Gothic" w:hAnsi="Century Gothic"/>
          <w:lang w:val="es-MX"/>
        </w:rPr>
      </w:pPr>
      <w:bookmarkStart w:id="25" w:name="_Toc44082569"/>
      <w:r>
        <w:rPr>
          <w:rFonts w:ascii="Century Gothic" w:hAnsi="Century Gothic"/>
          <w:lang w:val="es-MX"/>
        </w:rPr>
        <w:t>Código</w:t>
      </w:r>
      <w:bookmarkEnd w:id="25"/>
    </w:p>
    <w:tbl>
      <w:tblPr>
        <w:tblStyle w:val="Tablaconcuadrcula"/>
        <w:tblW w:w="9052" w:type="dxa"/>
        <w:tblLook w:val="04A0" w:firstRow="1" w:lastRow="0" w:firstColumn="1" w:lastColumn="0" w:noHBand="0" w:noVBand="1"/>
      </w:tblPr>
      <w:tblGrid>
        <w:gridCol w:w="2054"/>
        <w:gridCol w:w="1630"/>
        <w:gridCol w:w="2226"/>
        <w:gridCol w:w="3142"/>
      </w:tblGrid>
      <w:tr w:rsidR="00C835BA" w:rsidRPr="00FD43BE" w14:paraId="762DB012" w14:textId="77777777" w:rsidTr="00C835BA">
        <w:trPr>
          <w:trHeight w:val="378"/>
        </w:trPr>
        <w:tc>
          <w:tcPr>
            <w:tcW w:w="2164" w:type="dxa"/>
          </w:tcPr>
          <w:p w14:paraId="3C119205" w14:textId="5A0B1D04" w:rsidR="00C835BA" w:rsidRPr="00FD43BE" w:rsidRDefault="00AA3319" w:rsidP="001A5CEF">
            <w:pPr>
              <w:rPr>
                <w:rFonts w:ascii="Arial" w:hAnsi="Arial" w:cs="Arial"/>
                <w:sz w:val="16"/>
                <w:szCs w:val="16"/>
              </w:rPr>
            </w:pPr>
            <w:r>
              <w:rPr>
                <w:rFonts w:ascii="Arial" w:hAnsi="Arial" w:cs="Arial"/>
                <w:sz w:val="16"/>
                <w:szCs w:val="16"/>
              </w:rPr>
              <w:t>Aplicación</w:t>
            </w:r>
          </w:p>
        </w:tc>
        <w:tc>
          <w:tcPr>
            <w:tcW w:w="1747" w:type="dxa"/>
          </w:tcPr>
          <w:p w14:paraId="472F8835" w14:textId="77777777" w:rsidR="00C835BA" w:rsidRPr="00FD43BE" w:rsidRDefault="00C835BA" w:rsidP="001A5CEF">
            <w:pPr>
              <w:rPr>
                <w:rFonts w:ascii="Arial" w:hAnsi="Arial" w:cs="Arial"/>
                <w:sz w:val="16"/>
                <w:szCs w:val="16"/>
              </w:rPr>
            </w:pPr>
            <w:r w:rsidRPr="00FD43BE">
              <w:rPr>
                <w:rFonts w:ascii="Arial" w:hAnsi="Arial" w:cs="Arial"/>
                <w:sz w:val="16"/>
                <w:szCs w:val="16"/>
              </w:rPr>
              <w:t xml:space="preserve">Descripción </w:t>
            </w:r>
          </w:p>
        </w:tc>
        <w:tc>
          <w:tcPr>
            <w:tcW w:w="1800" w:type="dxa"/>
          </w:tcPr>
          <w:p w14:paraId="0589392B" w14:textId="77777777" w:rsidR="00C835BA" w:rsidRPr="00FD43BE" w:rsidRDefault="00C835BA" w:rsidP="001A5CEF">
            <w:pPr>
              <w:rPr>
                <w:rFonts w:ascii="Arial" w:hAnsi="Arial" w:cs="Arial"/>
                <w:sz w:val="16"/>
                <w:szCs w:val="16"/>
              </w:rPr>
            </w:pPr>
            <w:r w:rsidRPr="00FD43BE">
              <w:rPr>
                <w:rFonts w:ascii="Arial" w:hAnsi="Arial" w:cs="Arial"/>
                <w:sz w:val="16"/>
                <w:szCs w:val="16"/>
              </w:rPr>
              <w:t>Shell que ejecuta</w:t>
            </w:r>
          </w:p>
        </w:tc>
        <w:tc>
          <w:tcPr>
            <w:tcW w:w="3341" w:type="dxa"/>
          </w:tcPr>
          <w:p w14:paraId="7C62D260" w14:textId="77777777" w:rsidR="00C835BA" w:rsidRPr="00FD43BE" w:rsidRDefault="00C835BA" w:rsidP="001A5CEF">
            <w:pPr>
              <w:rPr>
                <w:rFonts w:ascii="Arial" w:hAnsi="Arial" w:cs="Arial"/>
                <w:sz w:val="16"/>
                <w:szCs w:val="16"/>
              </w:rPr>
            </w:pPr>
            <w:r w:rsidRPr="00FD43BE">
              <w:rPr>
                <w:rFonts w:ascii="Arial" w:hAnsi="Arial" w:cs="Arial"/>
                <w:sz w:val="16"/>
                <w:szCs w:val="16"/>
              </w:rPr>
              <w:t>Ruta de log</w:t>
            </w:r>
          </w:p>
        </w:tc>
      </w:tr>
      <w:tr w:rsidR="00C835BA" w:rsidRPr="00FD43BE" w14:paraId="60069408" w14:textId="77777777" w:rsidTr="00C835BA">
        <w:trPr>
          <w:trHeight w:val="576"/>
        </w:trPr>
        <w:tc>
          <w:tcPr>
            <w:tcW w:w="2164" w:type="dxa"/>
          </w:tcPr>
          <w:p w14:paraId="51C8A4D7" w14:textId="184B0348" w:rsidR="00C835BA" w:rsidRPr="00FD43BE" w:rsidRDefault="00FA7010" w:rsidP="001A5CEF">
            <w:pPr>
              <w:rPr>
                <w:rFonts w:ascii="Arial" w:hAnsi="Arial" w:cs="Arial"/>
                <w:sz w:val="16"/>
                <w:szCs w:val="16"/>
              </w:rPr>
            </w:pPr>
            <w:del w:id="26" w:author="Mariana Gonzalez Buendia" w:date="2020-06-18T11:03:00Z">
              <w:r w:rsidDel="00BA58BD">
                <w:rPr>
                  <w:rFonts w:ascii="Arial" w:hAnsi="Arial" w:cs="Arial"/>
                  <w:sz w:val="16"/>
                  <w:szCs w:val="16"/>
                </w:rPr>
                <w:delText>DRT_DALI</w:delText>
              </w:r>
            </w:del>
            <w:ins w:id="27" w:author="Mariana Gonzalez Buendia" w:date="2020-06-18T11:03:00Z">
              <w:r w:rsidR="00BA58BD">
                <w:rPr>
                  <w:rFonts w:ascii="Arial" w:hAnsi="Arial" w:cs="Arial"/>
                  <w:sz w:val="16"/>
                  <w:szCs w:val="16"/>
                </w:rPr>
                <w:t>JBO</w:t>
              </w:r>
            </w:ins>
            <w:r w:rsidR="00B96994">
              <w:rPr>
                <w:rFonts w:ascii="Arial" w:hAnsi="Arial" w:cs="Arial"/>
                <w:sz w:val="16"/>
                <w:szCs w:val="16"/>
              </w:rPr>
              <w:t>S</w:t>
            </w:r>
            <w:ins w:id="28" w:author="Mariana Gonzalez Buendia" w:date="2020-06-18T11:03:00Z">
              <w:r w:rsidR="00BA58BD">
                <w:rPr>
                  <w:rFonts w:ascii="Arial" w:hAnsi="Arial" w:cs="Arial"/>
                  <w:sz w:val="16"/>
                  <w:szCs w:val="16"/>
                </w:rPr>
                <w:t>S EAP</w:t>
              </w:r>
            </w:ins>
          </w:p>
        </w:tc>
        <w:tc>
          <w:tcPr>
            <w:tcW w:w="1747" w:type="dxa"/>
          </w:tcPr>
          <w:p w14:paraId="037608E2" w14:textId="2D5BF142" w:rsidR="00C835BA" w:rsidRPr="00FD43BE" w:rsidRDefault="00FA7010" w:rsidP="001A5CEF">
            <w:pPr>
              <w:rPr>
                <w:rFonts w:ascii="Arial" w:hAnsi="Arial" w:cs="Arial"/>
                <w:sz w:val="16"/>
                <w:szCs w:val="16"/>
              </w:rPr>
            </w:pPr>
            <w:proofErr w:type="spellStart"/>
            <w:r>
              <w:rPr>
                <w:rFonts w:ascii="Arial" w:hAnsi="Arial" w:cs="Arial"/>
                <w:sz w:val="16"/>
                <w:szCs w:val="16"/>
                <w:lang w:eastAsia="es-MX"/>
              </w:rPr>
              <w:t>Seteo</w:t>
            </w:r>
            <w:proofErr w:type="spellEnd"/>
            <w:r>
              <w:rPr>
                <w:rFonts w:ascii="Arial" w:hAnsi="Arial" w:cs="Arial"/>
                <w:sz w:val="16"/>
                <w:szCs w:val="16"/>
                <w:lang w:eastAsia="es-MX"/>
              </w:rPr>
              <w:t xml:space="preserve"> de variables de entorno </w:t>
            </w:r>
          </w:p>
        </w:tc>
        <w:tc>
          <w:tcPr>
            <w:tcW w:w="1800" w:type="dxa"/>
          </w:tcPr>
          <w:p w14:paraId="623F7C59" w14:textId="57CE593E" w:rsidR="00C835BA" w:rsidRPr="00FD43BE" w:rsidRDefault="00FA7010" w:rsidP="001A5CEF">
            <w:pPr>
              <w:rPr>
                <w:rFonts w:ascii="Arial" w:hAnsi="Arial" w:cs="Arial"/>
                <w:sz w:val="16"/>
                <w:szCs w:val="16"/>
              </w:rPr>
            </w:pPr>
            <w:r w:rsidRPr="00FA7010">
              <w:rPr>
                <w:rFonts w:ascii="Arial" w:hAnsi="Arial" w:cs="Arial"/>
                <w:sz w:val="16"/>
                <w:szCs w:val="16"/>
              </w:rPr>
              <w:t>setenv.sh</w:t>
            </w:r>
          </w:p>
        </w:tc>
        <w:tc>
          <w:tcPr>
            <w:tcW w:w="3341" w:type="dxa"/>
          </w:tcPr>
          <w:p w14:paraId="38924FA7" w14:textId="1932512C" w:rsidR="00C835BA" w:rsidRPr="00FD43BE" w:rsidRDefault="00FA7010" w:rsidP="00FA7010">
            <w:pPr>
              <w:rPr>
                <w:rFonts w:ascii="Arial" w:hAnsi="Arial" w:cs="Arial"/>
                <w:sz w:val="16"/>
                <w:szCs w:val="16"/>
              </w:rPr>
            </w:pPr>
            <w:r>
              <w:rPr>
                <w:rFonts w:ascii="Arial" w:hAnsi="Arial" w:cs="Arial"/>
                <w:sz w:val="16"/>
                <w:szCs w:val="16"/>
              </w:rPr>
              <w:t>N/A</w:t>
            </w:r>
          </w:p>
        </w:tc>
      </w:tr>
      <w:tr w:rsidR="00355CBA" w:rsidRPr="00FE4B8D" w14:paraId="626D1F88" w14:textId="77777777" w:rsidTr="00C835BA">
        <w:trPr>
          <w:trHeight w:val="197"/>
        </w:trPr>
        <w:tc>
          <w:tcPr>
            <w:tcW w:w="2164" w:type="dxa"/>
          </w:tcPr>
          <w:p w14:paraId="7769D2FD" w14:textId="5EC08126" w:rsidR="00355CBA" w:rsidRPr="00FD43BE" w:rsidRDefault="00BA58BD" w:rsidP="00355CBA">
            <w:pPr>
              <w:rPr>
                <w:rFonts w:ascii="Arial" w:hAnsi="Arial" w:cs="Arial"/>
                <w:sz w:val="16"/>
                <w:szCs w:val="16"/>
              </w:rPr>
            </w:pPr>
            <w:ins w:id="29" w:author="Mariana Gonzalez Buendia" w:date="2020-06-18T11:04:00Z">
              <w:r>
                <w:rPr>
                  <w:rFonts w:ascii="Arial" w:hAnsi="Arial" w:cs="Arial"/>
                  <w:sz w:val="16"/>
                  <w:szCs w:val="16"/>
                </w:rPr>
                <w:t>JBOS EAP</w:t>
              </w:r>
            </w:ins>
            <w:del w:id="30" w:author="Mariana Gonzalez Buendia" w:date="2020-06-18T11:04:00Z">
              <w:r w:rsidR="00355CBA" w:rsidRPr="00355CBA" w:rsidDel="00BA58BD">
                <w:rPr>
                  <w:rFonts w:ascii="Arial" w:hAnsi="Arial" w:cs="Arial"/>
                  <w:sz w:val="16"/>
                  <w:szCs w:val="16"/>
                </w:rPr>
                <w:delText>DRT_DALI</w:delText>
              </w:r>
            </w:del>
          </w:p>
        </w:tc>
        <w:tc>
          <w:tcPr>
            <w:tcW w:w="1747" w:type="dxa"/>
          </w:tcPr>
          <w:p w14:paraId="3AB1ED6A" w14:textId="25C2CDBD" w:rsidR="00355CBA" w:rsidRPr="00FD43BE" w:rsidRDefault="00166E39" w:rsidP="00166E39">
            <w:pPr>
              <w:rPr>
                <w:rFonts w:ascii="Arial" w:hAnsi="Arial" w:cs="Arial"/>
                <w:sz w:val="16"/>
                <w:szCs w:val="16"/>
              </w:rPr>
            </w:pPr>
            <w:r>
              <w:rPr>
                <w:rFonts w:ascii="Arial" w:hAnsi="Arial" w:cs="Arial"/>
                <w:sz w:val="16"/>
                <w:szCs w:val="16"/>
              </w:rPr>
              <w:t xml:space="preserve">Script principal de </w:t>
            </w:r>
            <w:proofErr w:type="spellStart"/>
            <w:r>
              <w:rPr>
                <w:rFonts w:ascii="Arial" w:hAnsi="Arial" w:cs="Arial"/>
                <w:sz w:val="16"/>
                <w:szCs w:val="16"/>
              </w:rPr>
              <w:t>invocion</w:t>
            </w:r>
            <w:proofErr w:type="spellEnd"/>
            <w:r>
              <w:rPr>
                <w:rFonts w:ascii="Arial" w:hAnsi="Arial" w:cs="Arial"/>
                <w:sz w:val="16"/>
                <w:szCs w:val="16"/>
              </w:rPr>
              <w:t xml:space="preserve"> para levantar </w:t>
            </w:r>
            <w:r w:rsidR="00BA58BD">
              <w:rPr>
                <w:rFonts w:ascii="Arial" w:hAnsi="Arial" w:cs="Arial"/>
                <w:sz w:val="16"/>
                <w:szCs w:val="16"/>
              </w:rPr>
              <w:t>JBOSS EAP INDEVAL</w:t>
            </w:r>
          </w:p>
        </w:tc>
        <w:tc>
          <w:tcPr>
            <w:tcW w:w="1800" w:type="dxa"/>
          </w:tcPr>
          <w:p w14:paraId="56EDD0B3" w14:textId="07E20D38" w:rsidR="00355CBA" w:rsidRPr="00FD43BE" w:rsidRDefault="00012457" w:rsidP="00355CBA">
            <w:pPr>
              <w:rPr>
                <w:rFonts w:ascii="Arial" w:hAnsi="Arial" w:cs="Arial"/>
                <w:sz w:val="16"/>
                <w:szCs w:val="16"/>
              </w:rPr>
            </w:pPr>
            <w:r w:rsidRPr="00012457">
              <w:rPr>
                <w:rFonts w:ascii="Arial" w:hAnsi="Arial" w:cs="Arial"/>
                <w:sz w:val="16"/>
                <w:szCs w:val="16"/>
              </w:rPr>
              <w:t>start_jboss_eap.sh</w:t>
            </w:r>
          </w:p>
        </w:tc>
        <w:tc>
          <w:tcPr>
            <w:tcW w:w="3341" w:type="dxa"/>
          </w:tcPr>
          <w:p w14:paraId="7C6C5105" w14:textId="240823DD" w:rsidR="00355CBA" w:rsidRPr="00355CBA" w:rsidRDefault="00B96994" w:rsidP="00355CBA">
            <w:pPr>
              <w:rPr>
                <w:rFonts w:ascii="Arial" w:hAnsi="Arial" w:cs="Arial"/>
                <w:sz w:val="16"/>
                <w:szCs w:val="16"/>
                <w:lang w:val="en-US"/>
              </w:rPr>
            </w:pPr>
            <w:r w:rsidRPr="00B96994">
              <w:rPr>
                <w:rFonts w:ascii="Arial" w:hAnsi="Arial" w:cs="Arial"/>
                <w:sz w:val="16"/>
                <w:szCs w:val="16"/>
                <w:lang w:val="en-US"/>
              </w:rPr>
              <w:t>INDEVAL/log/start_host.log</w:t>
            </w:r>
          </w:p>
        </w:tc>
      </w:tr>
      <w:tr w:rsidR="00355CBA" w:rsidRPr="00A63229" w14:paraId="23106007" w14:textId="77777777" w:rsidTr="00C835BA">
        <w:trPr>
          <w:trHeight w:val="179"/>
        </w:trPr>
        <w:tc>
          <w:tcPr>
            <w:tcW w:w="2164" w:type="dxa"/>
          </w:tcPr>
          <w:p w14:paraId="0F5F81D8" w14:textId="78D46659" w:rsidR="00355CBA" w:rsidRPr="00355CBA" w:rsidRDefault="00BA58BD" w:rsidP="00355CBA">
            <w:pPr>
              <w:rPr>
                <w:rFonts w:ascii="Arial" w:hAnsi="Arial" w:cs="Arial"/>
                <w:sz w:val="16"/>
                <w:szCs w:val="16"/>
                <w:lang w:val="en-US"/>
              </w:rPr>
            </w:pPr>
            <w:ins w:id="31" w:author="Mariana Gonzalez Buendia" w:date="2020-06-18T11:04:00Z">
              <w:r>
                <w:rPr>
                  <w:rFonts w:ascii="Arial" w:hAnsi="Arial" w:cs="Arial"/>
                  <w:sz w:val="16"/>
                  <w:szCs w:val="16"/>
                </w:rPr>
                <w:t>JBOS EAP</w:t>
              </w:r>
            </w:ins>
            <w:del w:id="32" w:author="Mariana Gonzalez Buendia" w:date="2020-06-18T11:04:00Z">
              <w:r w:rsidR="00355CBA" w:rsidDel="00BA58BD">
                <w:rPr>
                  <w:rFonts w:ascii="Arial" w:hAnsi="Arial" w:cs="Arial"/>
                  <w:sz w:val="16"/>
                  <w:szCs w:val="16"/>
                  <w:lang w:val="en-US"/>
                </w:rPr>
                <w:delText>DRT_DALI</w:delText>
              </w:r>
            </w:del>
          </w:p>
        </w:tc>
        <w:tc>
          <w:tcPr>
            <w:tcW w:w="1747" w:type="dxa"/>
          </w:tcPr>
          <w:p w14:paraId="5DE7F490" w14:textId="17268335" w:rsidR="00355CBA" w:rsidRPr="00166E39" w:rsidRDefault="00B96994" w:rsidP="00166E39">
            <w:pPr>
              <w:rPr>
                <w:rFonts w:ascii="Arial" w:hAnsi="Arial" w:cs="Arial"/>
                <w:sz w:val="16"/>
                <w:szCs w:val="16"/>
                <w:lang w:val="es-ES"/>
              </w:rPr>
            </w:pPr>
            <w:r>
              <w:rPr>
                <w:rFonts w:ascii="Arial" w:hAnsi="Arial" w:cs="Arial"/>
                <w:sz w:val="16"/>
                <w:szCs w:val="16"/>
              </w:rPr>
              <w:t xml:space="preserve">Levantar los procesos de los host </w:t>
            </w:r>
            <w:proofErr w:type="gramStart"/>
            <w:r>
              <w:rPr>
                <w:rFonts w:ascii="Arial" w:hAnsi="Arial" w:cs="Arial"/>
                <w:sz w:val="16"/>
                <w:szCs w:val="16"/>
              </w:rPr>
              <w:t>A,B</w:t>
            </w:r>
            <w:proofErr w:type="gramEnd"/>
            <w:r>
              <w:rPr>
                <w:rFonts w:ascii="Arial" w:hAnsi="Arial" w:cs="Arial"/>
                <w:sz w:val="16"/>
                <w:szCs w:val="16"/>
              </w:rPr>
              <w:t>, C,D JBOSS EAP INDEVAL</w:t>
            </w:r>
          </w:p>
        </w:tc>
        <w:tc>
          <w:tcPr>
            <w:tcW w:w="1800" w:type="dxa"/>
          </w:tcPr>
          <w:p w14:paraId="0C170B9E" w14:textId="54329957" w:rsidR="00FA7010" w:rsidRPr="00FA7010" w:rsidRDefault="00FA7010" w:rsidP="00FA7010">
            <w:pPr>
              <w:rPr>
                <w:rFonts w:ascii="Arial" w:hAnsi="Arial" w:cs="Arial"/>
                <w:sz w:val="16"/>
                <w:szCs w:val="16"/>
                <w:lang w:val="en-US"/>
              </w:rPr>
            </w:pPr>
          </w:p>
          <w:p w14:paraId="6B25656B" w14:textId="274FCDD8" w:rsidR="00FA7010" w:rsidRPr="00FA7010" w:rsidRDefault="00B96994" w:rsidP="00FA7010">
            <w:pPr>
              <w:rPr>
                <w:rFonts w:ascii="Arial" w:hAnsi="Arial" w:cs="Arial"/>
                <w:sz w:val="16"/>
                <w:szCs w:val="16"/>
                <w:lang w:val="en-US"/>
              </w:rPr>
            </w:pPr>
            <w:r w:rsidRPr="007928B2">
              <w:rPr>
                <w:rFonts w:ascii="Arial" w:hAnsi="Arial" w:cs="Arial"/>
                <w:sz w:val="16"/>
                <w:szCs w:val="16"/>
                <w:lang w:val="en-US"/>
              </w:rPr>
              <w:t>start_host.sh</w:t>
            </w:r>
          </w:p>
          <w:p w14:paraId="269E1AD9" w14:textId="77777777" w:rsidR="00355CBA" w:rsidRPr="00355CBA" w:rsidRDefault="00355CBA" w:rsidP="00355CBA">
            <w:pPr>
              <w:rPr>
                <w:rFonts w:ascii="Arial" w:hAnsi="Arial" w:cs="Arial"/>
                <w:sz w:val="16"/>
                <w:szCs w:val="16"/>
                <w:lang w:val="en-US"/>
              </w:rPr>
            </w:pPr>
          </w:p>
        </w:tc>
        <w:tc>
          <w:tcPr>
            <w:tcW w:w="3341" w:type="dxa"/>
          </w:tcPr>
          <w:p w14:paraId="1A78B04E" w14:textId="77777777" w:rsidR="00355CBA" w:rsidRPr="00355CBA" w:rsidRDefault="00355CBA" w:rsidP="00355CBA">
            <w:pPr>
              <w:rPr>
                <w:rFonts w:ascii="Arial" w:hAnsi="Arial" w:cs="Arial"/>
                <w:sz w:val="16"/>
                <w:szCs w:val="16"/>
                <w:lang w:val="en-US"/>
              </w:rPr>
            </w:pPr>
          </w:p>
        </w:tc>
      </w:tr>
      <w:tr w:rsidR="00EE45B5" w:rsidRPr="00355CBA" w14:paraId="472237CE" w14:textId="77777777" w:rsidTr="00C835BA">
        <w:trPr>
          <w:trHeight w:val="197"/>
        </w:trPr>
        <w:tc>
          <w:tcPr>
            <w:tcW w:w="2164" w:type="dxa"/>
          </w:tcPr>
          <w:p w14:paraId="4640AF27" w14:textId="2107D5DE" w:rsidR="00EE45B5" w:rsidRPr="00355CBA" w:rsidRDefault="00BA58BD" w:rsidP="00EE45B5">
            <w:pPr>
              <w:rPr>
                <w:rFonts w:ascii="Arial" w:hAnsi="Arial" w:cs="Arial"/>
                <w:sz w:val="16"/>
                <w:szCs w:val="16"/>
                <w:lang w:val="en-US" w:eastAsia="es-MX"/>
              </w:rPr>
            </w:pPr>
            <w:ins w:id="33" w:author="Mariana Gonzalez Buendia" w:date="2020-06-18T11:04:00Z">
              <w:r>
                <w:rPr>
                  <w:rFonts w:ascii="Arial" w:hAnsi="Arial" w:cs="Arial"/>
                  <w:sz w:val="16"/>
                  <w:szCs w:val="16"/>
                </w:rPr>
                <w:t>JBOS EAP</w:t>
              </w:r>
            </w:ins>
            <w:del w:id="34" w:author="Mariana Gonzalez Buendia" w:date="2020-06-18T11:04:00Z">
              <w:r w:rsidR="00EE45B5" w:rsidDel="00BA58BD">
                <w:rPr>
                  <w:rFonts w:ascii="Arial" w:hAnsi="Arial" w:cs="Arial"/>
                  <w:sz w:val="16"/>
                  <w:szCs w:val="16"/>
                  <w:lang w:val="en-US" w:eastAsia="es-MX"/>
                </w:rPr>
                <w:delText>DRT_DALI</w:delText>
              </w:r>
            </w:del>
          </w:p>
        </w:tc>
        <w:tc>
          <w:tcPr>
            <w:tcW w:w="1747" w:type="dxa"/>
          </w:tcPr>
          <w:p w14:paraId="6CCA8CA7" w14:textId="183EB382" w:rsidR="00EE45B5" w:rsidRPr="00355CBA" w:rsidRDefault="00B96994" w:rsidP="00EE45B5">
            <w:pPr>
              <w:rPr>
                <w:rFonts w:ascii="Arial" w:hAnsi="Arial" w:cs="Arial"/>
                <w:sz w:val="16"/>
                <w:szCs w:val="16"/>
                <w:lang w:val="en-US"/>
              </w:rPr>
            </w:pPr>
            <w:proofErr w:type="spellStart"/>
            <w:r>
              <w:rPr>
                <w:rFonts w:ascii="Arial" w:hAnsi="Arial" w:cs="Arial"/>
                <w:sz w:val="16"/>
                <w:szCs w:val="16"/>
                <w:lang w:val="en-US"/>
              </w:rPr>
              <w:t>Validación</w:t>
            </w:r>
            <w:proofErr w:type="spellEnd"/>
            <w:r>
              <w:rPr>
                <w:rFonts w:ascii="Arial" w:hAnsi="Arial" w:cs="Arial"/>
                <w:sz w:val="16"/>
                <w:szCs w:val="16"/>
                <w:lang w:val="en-US"/>
              </w:rPr>
              <w:t xml:space="preserve"> de </w:t>
            </w:r>
            <w:proofErr w:type="spellStart"/>
            <w:r>
              <w:rPr>
                <w:rFonts w:ascii="Arial" w:hAnsi="Arial" w:cs="Arial"/>
                <w:sz w:val="16"/>
                <w:szCs w:val="16"/>
                <w:lang w:val="en-US"/>
              </w:rPr>
              <w:t>instancias</w:t>
            </w:r>
            <w:proofErr w:type="spellEnd"/>
            <w:r>
              <w:rPr>
                <w:rFonts w:ascii="Arial" w:hAnsi="Arial" w:cs="Arial"/>
                <w:sz w:val="16"/>
                <w:szCs w:val="16"/>
                <w:lang w:val="en-US"/>
              </w:rPr>
              <w:t xml:space="preserve"> de </w:t>
            </w:r>
            <w:proofErr w:type="spellStart"/>
            <w:r>
              <w:rPr>
                <w:rFonts w:ascii="Arial" w:hAnsi="Arial" w:cs="Arial"/>
                <w:sz w:val="16"/>
                <w:szCs w:val="16"/>
                <w:lang w:val="en-US"/>
              </w:rPr>
              <w:t>jboss</w:t>
            </w:r>
            <w:proofErr w:type="spellEnd"/>
          </w:p>
        </w:tc>
        <w:tc>
          <w:tcPr>
            <w:tcW w:w="1800" w:type="dxa"/>
          </w:tcPr>
          <w:p w14:paraId="3182E651" w14:textId="79F226D3" w:rsidR="00EE45B5" w:rsidRPr="00355CBA" w:rsidRDefault="00B96994" w:rsidP="00EE45B5">
            <w:pPr>
              <w:rPr>
                <w:rFonts w:ascii="Arial" w:hAnsi="Arial" w:cs="Arial"/>
                <w:sz w:val="16"/>
                <w:szCs w:val="16"/>
                <w:lang w:val="en-US"/>
              </w:rPr>
            </w:pPr>
            <w:r w:rsidRPr="00B96994">
              <w:rPr>
                <w:rFonts w:ascii="Arial" w:hAnsi="Arial" w:cs="Arial"/>
                <w:sz w:val="16"/>
                <w:szCs w:val="16"/>
                <w:lang w:val="en-US"/>
              </w:rPr>
              <w:t>validacioninstanciasjboss.sh</w:t>
            </w:r>
          </w:p>
        </w:tc>
        <w:tc>
          <w:tcPr>
            <w:tcW w:w="3341" w:type="dxa"/>
          </w:tcPr>
          <w:p w14:paraId="05CA90D0" w14:textId="77777777" w:rsidR="00EE45B5" w:rsidRPr="00355CBA" w:rsidRDefault="00EE45B5" w:rsidP="00EE45B5">
            <w:pPr>
              <w:rPr>
                <w:rFonts w:ascii="Arial" w:hAnsi="Arial" w:cs="Arial"/>
                <w:sz w:val="16"/>
                <w:szCs w:val="16"/>
                <w:lang w:val="en-US"/>
              </w:rPr>
            </w:pPr>
          </w:p>
        </w:tc>
      </w:tr>
      <w:tr w:rsidR="00EE45B5" w:rsidRPr="00355CBA" w14:paraId="296C2761" w14:textId="77777777" w:rsidTr="00C835BA">
        <w:trPr>
          <w:trHeight w:val="179"/>
        </w:trPr>
        <w:tc>
          <w:tcPr>
            <w:tcW w:w="2164" w:type="dxa"/>
          </w:tcPr>
          <w:p w14:paraId="06C3B52D" w14:textId="5C376760" w:rsidR="00EE45B5" w:rsidRPr="00355CBA" w:rsidRDefault="00EE45B5" w:rsidP="00EE45B5">
            <w:pPr>
              <w:rPr>
                <w:rFonts w:ascii="Arial" w:hAnsi="Arial" w:cs="Arial"/>
                <w:sz w:val="16"/>
                <w:szCs w:val="16"/>
                <w:lang w:val="en-US" w:eastAsia="es-MX"/>
              </w:rPr>
            </w:pPr>
          </w:p>
        </w:tc>
        <w:tc>
          <w:tcPr>
            <w:tcW w:w="1747" w:type="dxa"/>
          </w:tcPr>
          <w:p w14:paraId="51EC2A09" w14:textId="5485B713" w:rsidR="00EE45B5" w:rsidRPr="00355CBA" w:rsidRDefault="00EE45B5" w:rsidP="00EE45B5">
            <w:pPr>
              <w:rPr>
                <w:rFonts w:ascii="Arial" w:hAnsi="Arial" w:cs="Arial"/>
                <w:sz w:val="16"/>
                <w:szCs w:val="16"/>
                <w:lang w:val="en-US"/>
              </w:rPr>
            </w:pPr>
          </w:p>
        </w:tc>
        <w:tc>
          <w:tcPr>
            <w:tcW w:w="1800" w:type="dxa"/>
          </w:tcPr>
          <w:p w14:paraId="6C156D50" w14:textId="292A799F" w:rsidR="00EE45B5" w:rsidRPr="00355CBA" w:rsidRDefault="00EE45B5" w:rsidP="00EE45B5">
            <w:pPr>
              <w:rPr>
                <w:rFonts w:ascii="Arial" w:hAnsi="Arial" w:cs="Arial"/>
                <w:sz w:val="16"/>
                <w:szCs w:val="16"/>
                <w:lang w:val="en-US"/>
              </w:rPr>
            </w:pPr>
          </w:p>
        </w:tc>
        <w:tc>
          <w:tcPr>
            <w:tcW w:w="3341" w:type="dxa"/>
          </w:tcPr>
          <w:p w14:paraId="0D0F924C" w14:textId="77777777" w:rsidR="00EE45B5" w:rsidRPr="00355CBA" w:rsidRDefault="00EE45B5" w:rsidP="00EE45B5">
            <w:pPr>
              <w:rPr>
                <w:rFonts w:ascii="Arial" w:hAnsi="Arial" w:cs="Arial"/>
                <w:sz w:val="16"/>
                <w:szCs w:val="16"/>
                <w:lang w:val="en-US"/>
              </w:rPr>
            </w:pPr>
          </w:p>
        </w:tc>
      </w:tr>
    </w:tbl>
    <w:p w14:paraId="6434E001" w14:textId="03971005" w:rsidR="00CB1A14" w:rsidRDefault="00CB1A14" w:rsidP="00203B1D">
      <w:pPr>
        <w:jc w:val="both"/>
        <w:rPr>
          <w:rFonts w:ascii="Century Gothic" w:hAnsi="Century Gothic"/>
          <w:b/>
          <w:sz w:val="20"/>
          <w:szCs w:val="20"/>
          <w:lang w:val="en-US"/>
        </w:rPr>
      </w:pPr>
    </w:p>
    <w:p w14:paraId="554E37E7" w14:textId="4DD6BF29" w:rsidR="000A4B94" w:rsidRDefault="000A4B94" w:rsidP="00203B1D">
      <w:pPr>
        <w:jc w:val="both"/>
        <w:rPr>
          <w:rFonts w:ascii="Century Gothic" w:hAnsi="Century Gothic"/>
          <w:b/>
          <w:sz w:val="20"/>
          <w:szCs w:val="20"/>
          <w:lang w:val="en-US"/>
        </w:rPr>
      </w:pPr>
    </w:p>
    <w:p w14:paraId="42707152" w14:textId="05951A83" w:rsidR="005F3704" w:rsidRDefault="005F3704" w:rsidP="00203B1D">
      <w:pPr>
        <w:jc w:val="both"/>
        <w:rPr>
          <w:rFonts w:ascii="Century Gothic" w:hAnsi="Century Gothic"/>
          <w:b/>
          <w:sz w:val="20"/>
          <w:szCs w:val="20"/>
          <w:lang w:val="en-US"/>
        </w:rPr>
      </w:pPr>
    </w:p>
    <w:p w14:paraId="7C85F102" w14:textId="1170632E" w:rsidR="000A4B94" w:rsidRPr="00CB1A14" w:rsidRDefault="000A4B94" w:rsidP="000A4B94">
      <w:pPr>
        <w:pStyle w:val="EstiloTtulo1Antes6ptoDespus3ptoInterlineadoMn"/>
        <w:numPr>
          <w:ilvl w:val="0"/>
          <w:numId w:val="9"/>
        </w:numPr>
        <w:rPr>
          <w:rFonts w:ascii="Century Gothic" w:hAnsi="Century Gothic"/>
          <w:lang w:val="es-MX"/>
        </w:rPr>
      </w:pPr>
      <w:bookmarkStart w:id="35" w:name="_Toc44082570"/>
      <w:r>
        <w:rPr>
          <w:rFonts w:ascii="Century Gothic" w:hAnsi="Century Gothic"/>
          <w:lang w:val="es-MX"/>
        </w:rPr>
        <w:t>setenv.sh</w:t>
      </w:r>
      <w:bookmarkEnd w:id="35"/>
    </w:p>
    <w:p w14:paraId="172D7207" w14:textId="33A26DCB" w:rsidR="00A44F87" w:rsidRDefault="00012457" w:rsidP="00FB16F9">
      <w:pPr>
        <w:jc w:val="both"/>
        <w:rPr>
          <w:rFonts w:ascii="Century Gothic" w:eastAsia="Tahoma" w:hAnsi="Century Gothic" w:cs="Times New Roman"/>
          <w:sz w:val="20"/>
          <w:szCs w:val="20"/>
          <w:lang w:eastAsia="es-ES"/>
        </w:rPr>
      </w:pPr>
      <w:r>
        <w:rPr>
          <w:rFonts w:ascii="Century Gothic" w:eastAsia="Tahoma" w:hAnsi="Century Gothic" w:cs="Times New Roman"/>
          <w:noProof/>
          <w:sz w:val="20"/>
          <w:szCs w:val="20"/>
          <w:lang w:eastAsia="es-ES"/>
        </w:rPr>
        <w:drawing>
          <wp:inline distT="0" distB="0" distL="0" distR="0" wp14:anchorId="02D774D2" wp14:editId="65601F6C">
            <wp:extent cx="2377440" cy="173736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7440" cy="1737360"/>
                    </a:xfrm>
                    <a:prstGeom prst="rect">
                      <a:avLst/>
                    </a:prstGeom>
                    <a:noFill/>
                    <a:ln>
                      <a:noFill/>
                    </a:ln>
                  </pic:spPr>
                </pic:pic>
              </a:graphicData>
            </a:graphic>
          </wp:inline>
        </w:drawing>
      </w:r>
    </w:p>
    <w:p w14:paraId="509C7FC6" w14:textId="3CB2171C" w:rsidR="000A4B94" w:rsidRDefault="00FB16F9" w:rsidP="00FB16F9">
      <w:pPr>
        <w:jc w:val="both"/>
        <w:rPr>
          <w:rFonts w:ascii="Century Gothic" w:eastAsia="Tahoma" w:hAnsi="Century Gothic" w:cs="Times New Roman"/>
          <w:sz w:val="20"/>
          <w:szCs w:val="20"/>
          <w:lang w:eastAsia="es-ES"/>
        </w:rPr>
      </w:pPr>
      <w:r w:rsidRPr="00FB16F9">
        <w:rPr>
          <w:rFonts w:ascii="Century Gothic" w:eastAsia="Tahoma" w:hAnsi="Century Gothic" w:cs="Times New Roman"/>
          <w:sz w:val="20"/>
          <w:szCs w:val="20"/>
          <w:lang w:eastAsia="es-ES"/>
        </w:rPr>
        <w:t xml:space="preserve">Este </w:t>
      </w:r>
      <w:r w:rsidR="002768AA">
        <w:rPr>
          <w:rFonts w:ascii="Century Gothic" w:eastAsia="Tahoma" w:hAnsi="Century Gothic" w:cs="Times New Roman"/>
          <w:sz w:val="20"/>
          <w:szCs w:val="20"/>
          <w:lang w:eastAsia="es-ES"/>
        </w:rPr>
        <w:t>Script</w:t>
      </w:r>
      <w:r w:rsidRPr="00FB16F9">
        <w:rPr>
          <w:rFonts w:ascii="Century Gothic" w:eastAsia="Tahoma" w:hAnsi="Century Gothic" w:cs="Times New Roman"/>
          <w:sz w:val="20"/>
          <w:szCs w:val="20"/>
          <w:lang w:eastAsia="es-ES"/>
        </w:rPr>
        <w:t xml:space="preserve"> funge </w:t>
      </w:r>
      <w:r>
        <w:rPr>
          <w:rFonts w:ascii="Century Gothic" w:eastAsia="Tahoma" w:hAnsi="Century Gothic" w:cs="Times New Roman"/>
          <w:sz w:val="20"/>
          <w:szCs w:val="20"/>
          <w:lang w:eastAsia="es-ES"/>
        </w:rPr>
        <w:t xml:space="preserve">para inicialización </w:t>
      </w:r>
      <w:r w:rsidRPr="00FB16F9">
        <w:rPr>
          <w:rFonts w:ascii="Century Gothic" w:eastAsia="Tahoma" w:hAnsi="Century Gothic" w:cs="Times New Roman"/>
          <w:sz w:val="20"/>
          <w:szCs w:val="20"/>
          <w:lang w:eastAsia="es-ES"/>
        </w:rPr>
        <w:t>de variables de entorno</w:t>
      </w:r>
      <w:r>
        <w:rPr>
          <w:rFonts w:ascii="Century Gothic" w:eastAsia="Tahoma" w:hAnsi="Century Gothic" w:cs="Times New Roman"/>
          <w:sz w:val="20"/>
          <w:szCs w:val="20"/>
          <w:lang w:eastAsia="es-ES"/>
        </w:rPr>
        <w:t xml:space="preserve"> y ambiente que permitirán </w:t>
      </w:r>
      <w:proofErr w:type="gramStart"/>
      <w:r>
        <w:rPr>
          <w:rFonts w:ascii="Century Gothic" w:eastAsia="Tahoma" w:hAnsi="Century Gothic" w:cs="Times New Roman"/>
          <w:sz w:val="20"/>
          <w:szCs w:val="20"/>
          <w:lang w:eastAsia="es-ES"/>
        </w:rPr>
        <w:t xml:space="preserve">la  </w:t>
      </w:r>
      <w:proofErr w:type="spellStart"/>
      <w:r>
        <w:rPr>
          <w:rFonts w:ascii="Century Gothic" w:eastAsia="Tahoma" w:hAnsi="Century Gothic" w:cs="Times New Roman"/>
          <w:sz w:val="20"/>
          <w:szCs w:val="20"/>
          <w:lang w:eastAsia="es-ES"/>
        </w:rPr>
        <w:t>optimia</w:t>
      </w:r>
      <w:proofErr w:type="spellEnd"/>
      <w:proofErr w:type="gramEnd"/>
      <w:r>
        <w:rPr>
          <w:rFonts w:ascii="Century Gothic" w:eastAsia="Tahoma" w:hAnsi="Century Gothic" w:cs="Times New Roman"/>
          <w:sz w:val="20"/>
          <w:szCs w:val="20"/>
          <w:lang w:eastAsia="es-ES"/>
        </w:rPr>
        <w:t xml:space="preserve"> ejecución de los Shell dependientes de este.</w:t>
      </w:r>
    </w:p>
    <w:p w14:paraId="26EA8654" w14:textId="200F9D69" w:rsidR="005F3704" w:rsidRDefault="00FB16F9" w:rsidP="00FB16F9">
      <w:pPr>
        <w:jc w:val="both"/>
        <w:rPr>
          <w:rFonts w:ascii="Century Gothic" w:eastAsia="Tahoma" w:hAnsi="Century Gothic" w:cs="Times New Roman"/>
          <w:sz w:val="20"/>
          <w:szCs w:val="20"/>
          <w:lang w:eastAsia="es-ES"/>
        </w:rPr>
      </w:pPr>
      <w:r>
        <w:rPr>
          <w:rFonts w:ascii="Century Gothic" w:eastAsia="Tahoma" w:hAnsi="Century Gothic" w:cs="Times New Roman"/>
          <w:sz w:val="20"/>
          <w:szCs w:val="20"/>
          <w:lang w:eastAsia="es-ES"/>
        </w:rPr>
        <w:t xml:space="preserve">Se encuentra en el </w:t>
      </w:r>
      <w:proofErr w:type="spellStart"/>
      <w:r>
        <w:rPr>
          <w:rFonts w:ascii="Century Gothic" w:eastAsia="Tahoma" w:hAnsi="Century Gothic" w:cs="Times New Roman"/>
          <w:sz w:val="20"/>
          <w:szCs w:val="20"/>
          <w:lang w:eastAsia="es-ES"/>
        </w:rPr>
        <w:t>path</w:t>
      </w:r>
      <w:proofErr w:type="spellEnd"/>
      <w:r>
        <w:rPr>
          <w:rFonts w:ascii="Century Gothic" w:eastAsia="Tahoma" w:hAnsi="Century Gothic" w:cs="Times New Roman"/>
          <w:sz w:val="20"/>
          <w:szCs w:val="20"/>
          <w:lang w:eastAsia="es-ES"/>
        </w:rPr>
        <w:t xml:space="preserve"> </w:t>
      </w:r>
      <w:r w:rsidR="00012457">
        <w:rPr>
          <w:rFonts w:ascii="Century Gothic" w:eastAsia="Tahoma" w:hAnsi="Century Gothic" w:cs="Times New Roman"/>
          <w:sz w:val="20"/>
          <w:szCs w:val="20"/>
          <w:lang w:eastAsia="es-ES"/>
        </w:rPr>
        <w:t>INDEVAL</w:t>
      </w:r>
      <w:r>
        <w:rPr>
          <w:rFonts w:ascii="Century Gothic" w:eastAsia="Tahoma" w:hAnsi="Century Gothic" w:cs="Times New Roman"/>
          <w:sz w:val="20"/>
          <w:szCs w:val="20"/>
          <w:lang w:eastAsia="es-ES"/>
        </w:rPr>
        <w:t>/commons/setenv.sh</w:t>
      </w:r>
    </w:p>
    <w:p w14:paraId="5FE91524" w14:textId="70E00D60" w:rsidR="00613FAC" w:rsidRDefault="00613FAC" w:rsidP="00FB16F9">
      <w:pPr>
        <w:jc w:val="both"/>
        <w:rPr>
          <w:rFonts w:ascii="Century Gothic" w:eastAsia="Tahoma" w:hAnsi="Century Gothic" w:cs="Times New Roman"/>
          <w:sz w:val="20"/>
          <w:szCs w:val="20"/>
          <w:lang w:eastAsia="es-ES"/>
        </w:rPr>
      </w:pPr>
      <w:r>
        <w:rPr>
          <w:rFonts w:ascii="Century Gothic" w:eastAsia="Tahoma" w:hAnsi="Century Gothic" w:cs="Times New Roman"/>
          <w:sz w:val="20"/>
          <w:szCs w:val="20"/>
          <w:lang w:eastAsia="es-ES"/>
        </w:rPr>
        <w:t>Como se muestra en pantalla las variables de direcciones IP</w:t>
      </w:r>
      <w:r w:rsidR="00EC48A9">
        <w:rPr>
          <w:rFonts w:ascii="Century Gothic" w:eastAsia="Tahoma" w:hAnsi="Century Gothic" w:cs="Times New Roman"/>
          <w:sz w:val="20"/>
          <w:szCs w:val="20"/>
          <w:lang w:eastAsia="es-ES"/>
        </w:rPr>
        <w:t>’s son a las que apuntaran todos los scripts de los contenedores 1</w:t>
      </w:r>
      <w:r w:rsidR="00E57E95">
        <w:rPr>
          <w:rFonts w:ascii="Century Gothic" w:eastAsia="Tahoma" w:hAnsi="Century Gothic" w:cs="Times New Roman"/>
          <w:sz w:val="20"/>
          <w:szCs w:val="20"/>
          <w:lang w:eastAsia="es-ES"/>
        </w:rPr>
        <w:t>,2,</w:t>
      </w:r>
      <w:r w:rsidR="00EC48A9">
        <w:rPr>
          <w:rFonts w:ascii="Century Gothic" w:eastAsia="Tahoma" w:hAnsi="Century Gothic" w:cs="Times New Roman"/>
          <w:sz w:val="20"/>
          <w:szCs w:val="20"/>
          <w:lang w:eastAsia="es-ES"/>
        </w:rPr>
        <w:t xml:space="preserve"> 3. </w:t>
      </w:r>
    </w:p>
    <w:p w14:paraId="14FF7F07" w14:textId="5A2FB9EB" w:rsidR="00FB16F9" w:rsidRDefault="007565E7" w:rsidP="00FB16F9">
      <w:pPr>
        <w:jc w:val="both"/>
        <w:rPr>
          <w:rFonts w:ascii="Century Gothic" w:eastAsia="Tahoma" w:hAnsi="Century Gothic" w:cs="Times New Roman"/>
          <w:sz w:val="20"/>
          <w:szCs w:val="20"/>
          <w:lang w:eastAsia="es-ES"/>
        </w:rPr>
      </w:pPr>
      <w:r>
        <w:rPr>
          <w:noProof/>
        </w:rPr>
        <w:drawing>
          <wp:inline distT="0" distB="0" distL="0" distR="0" wp14:anchorId="73FC5E1C" wp14:editId="61C54858">
            <wp:extent cx="5612130" cy="3155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55315"/>
                    </a:xfrm>
                    <a:prstGeom prst="rect">
                      <a:avLst/>
                    </a:prstGeom>
                  </pic:spPr>
                </pic:pic>
              </a:graphicData>
            </a:graphic>
          </wp:inline>
        </w:drawing>
      </w:r>
    </w:p>
    <w:p w14:paraId="433903A7" w14:textId="3CB115ED" w:rsidR="006D60D9" w:rsidRDefault="006D60D9" w:rsidP="00FB16F9">
      <w:pPr>
        <w:jc w:val="both"/>
        <w:rPr>
          <w:rFonts w:ascii="Century Gothic" w:eastAsia="Tahoma" w:hAnsi="Century Gothic" w:cs="Times New Roman"/>
          <w:sz w:val="20"/>
          <w:szCs w:val="20"/>
          <w:lang w:eastAsia="es-ES"/>
        </w:rPr>
      </w:pPr>
    </w:p>
    <w:p w14:paraId="70A2F9EA" w14:textId="7D9E8459" w:rsidR="006D60D9" w:rsidRDefault="006D60D9" w:rsidP="00FB16F9">
      <w:pPr>
        <w:jc w:val="both"/>
        <w:rPr>
          <w:rFonts w:ascii="Century Gothic" w:eastAsia="Tahoma" w:hAnsi="Century Gothic" w:cs="Times New Roman"/>
          <w:sz w:val="20"/>
          <w:szCs w:val="20"/>
          <w:lang w:eastAsia="es-ES"/>
        </w:rPr>
      </w:pPr>
    </w:p>
    <w:p w14:paraId="7F3D06C5" w14:textId="4FC05E38" w:rsidR="006D60D9" w:rsidRPr="006D60D9" w:rsidRDefault="007F2E8A" w:rsidP="006D60D9">
      <w:pPr>
        <w:pStyle w:val="EstiloTtulo1Antes6ptoDespus3ptoInterlineadoMn"/>
        <w:numPr>
          <w:ilvl w:val="0"/>
          <w:numId w:val="9"/>
        </w:numPr>
        <w:rPr>
          <w:rFonts w:ascii="Century Gothic" w:hAnsi="Century Gothic"/>
          <w:lang w:val="es-MX"/>
        </w:rPr>
      </w:pPr>
      <w:bookmarkStart w:id="36" w:name="_Toc44082571"/>
      <w:r w:rsidRPr="007F2E8A">
        <w:rPr>
          <w:rFonts w:ascii="Century Gothic" w:hAnsi="Century Gothic"/>
          <w:lang w:val="es-MX"/>
        </w:rPr>
        <w:lastRenderedPageBreak/>
        <w:t>start_jboss_eap.sh</w:t>
      </w:r>
      <w:bookmarkEnd w:id="36"/>
      <w:r w:rsidRPr="007F2E8A">
        <w:rPr>
          <w:rFonts w:ascii="Century Gothic" w:hAnsi="Century Gothic"/>
          <w:lang w:val="es-MX"/>
        </w:rPr>
        <w:t xml:space="preserve"> </w:t>
      </w:r>
    </w:p>
    <w:p w14:paraId="26795943" w14:textId="782C443A" w:rsidR="00B65C2D" w:rsidRDefault="00A3520F" w:rsidP="00B10432">
      <w:pPr>
        <w:jc w:val="both"/>
        <w:rPr>
          <w:rFonts w:ascii="Century Gothic" w:eastAsia="Tahoma" w:hAnsi="Century Gothic" w:cs="Times New Roman"/>
          <w:sz w:val="20"/>
          <w:szCs w:val="20"/>
          <w:lang w:eastAsia="es-ES"/>
        </w:rPr>
      </w:pPr>
      <w:r>
        <w:rPr>
          <w:rFonts w:ascii="Century Gothic" w:eastAsia="Tahoma" w:hAnsi="Century Gothic" w:cs="Times New Roman"/>
          <w:noProof/>
          <w:sz w:val="20"/>
          <w:szCs w:val="20"/>
          <w:lang w:eastAsia="es-ES"/>
        </w:rPr>
        <w:drawing>
          <wp:inline distT="0" distB="0" distL="0" distR="0" wp14:anchorId="4441CEA5" wp14:editId="4EDFBB96">
            <wp:extent cx="2352675" cy="176212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52675" cy="1762125"/>
                    </a:xfrm>
                    <a:prstGeom prst="rect">
                      <a:avLst/>
                    </a:prstGeom>
                    <a:noFill/>
                    <a:ln>
                      <a:noFill/>
                    </a:ln>
                  </pic:spPr>
                </pic:pic>
              </a:graphicData>
            </a:graphic>
          </wp:inline>
        </w:drawing>
      </w:r>
    </w:p>
    <w:p w14:paraId="334919F4" w14:textId="133B50F9" w:rsidR="00B10432" w:rsidRPr="006B75E5" w:rsidRDefault="002768AA" w:rsidP="00B10432">
      <w:pPr>
        <w:jc w:val="both"/>
        <w:rPr>
          <w:rFonts w:ascii="Century Gothic" w:eastAsia="Tahoma" w:hAnsi="Century Gothic" w:cs="Times New Roman"/>
          <w:sz w:val="20"/>
          <w:szCs w:val="20"/>
          <w:lang w:val="es-ES" w:eastAsia="es-ES"/>
        </w:rPr>
      </w:pPr>
      <w:r w:rsidRPr="00FB16F9">
        <w:rPr>
          <w:rFonts w:ascii="Century Gothic" w:eastAsia="Tahoma" w:hAnsi="Century Gothic" w:cs="Times New Roman"/>
          <w:sz w:val="20"/>
          <w:szCs w:val="20"/>
          <w:lang w:eastAsia="es-ES"/>
        </w:rPr>
        <w:t xml:space="preserve">Este </w:t>
      </w:r>
      <w:r>
        <w:rPr>
          <w:rFonts w:ascii="Century Gothic" w:eastAsia="Tahoma" w:hAnsi="Century Gothic" w:cs="Times New Roman"/>
          <w:sz w:val="20"/>
          <w:szCs w:val="20"/>
          <w:lang w:eastAsia="es-ES"/>
        </w:rPr>
        <w:t>Shell es</w:t>
      </w:r>
      <w:r w:rsidR="007D1177">
        <w:rPr>
          <w:rFonts w:ascii="Century Gothic" w:eastAsia="Tahoma" w:hAnsi="Century Gothic" w:cs="Times New Roman"/>
          <w:sz w:val="20"/>
          <w:szCs w:val="20"/>
          <w:lang w:eastAsia="es-ES"/>
        </w:rPr>
        <w:t xml:space="preserve"> el</w:t>
      </w:r>
      <w:r>
        <w:rPr>
          <w:rFonts w:ascii="Century Gothic" w:eastAsia="Tahoma" w:hAnsi="Century Gothic" w:cs="Times New Roman"/>
          <w:sz w:val="20"/>
          <w:szCs w:val="20"/>
          <w:lang w:eastAsia="es-ES"/>
        </w:rPr>
        <w:t xml:space="preserve"> script principal para </w:t>
      </w:r>
      <w:r w:rsidR="009F73E4">
        <w:rPr>
          <w:rFonts w:ascii="Century Gothic" w:eastAsia="Tahoma" w:hAnsi="Century Gothic" w:cs="Times New Roman"/>
          <w:sz w:val="20"/>
          <w:szCs w:val="20"/>
          <w:lang w:eastAsia="es-ES"/>
        </w:rPr>
        <w:t xml:space="preserve">levantar </w:t>
      </w:r>
      <w:r w:rsidR="007D1177">
        <w:rPr>
          <w:rFonts w:ascii="Century Gothic" w:eastAsia="Tahoma" w:hAnsi="Century Gothic" w:cs="Times New Roman"/>
          <w:sz w:val="20"/>
          <w:szCs w:val="20"/>
          <w:lang w:eastAsia="es-ES"/>
        </w:rPr>
        <w:t>lo</w:t>
      </w:r>
      <w:r w:rsidR="008C011D">
        <w:rPr>
          <w:rFonts w:ascii="Century Gothic" w:eastAsia="Tahoma" w:hAnsi="Century Gothic" w:cs="Times New Roman"/>
          <w:sz w:val="20"/>
          <w:szCs w:val="20"/>
          <w:lang w:eastAsia="es-ES"/>
        </w:rPr>
        <w:t>s</w:t>
      </w:r>
      <w:r w:rsidR="007D1177">
        <w:rPr>
          <w:rFonts w:ascii="Century Gothic" w:eastAsia="Tahoma" w:hAnsi="Century Gothic" w:cs="Times New Roman"/>
          <w:sz w:val="20"/>
          <w:szCs w:val="20"/>
          <w:lang w:eastAsia="es-ES"/>
        </w:rPr>
        <w:t xml:space="preserve"> </w:t>
      </w:r>
      <w:r w:rsidR="007F2E8A">
        <w:rPr>
          <w:rFonts w:ascii="Century Gothic" w:eastAsia="Tahoma" w:hAnsi="Century Gothic" w:cs="Times New Roman"/>
          <w:sz w:val="20"/>
          <w:szCs w:val="20"/>
          <w:lang w:eastAsia="es-ES"/>
        </w:rPr>
        <w:t xml:space="preserve">4 </w:t>
      </w:r>
      <w:proofErr w:type="spellStart"/>
      <w:r w:rsidR="007F2E8A">
        <w:rPr>
          <w:rFonts w:ascii="Century Gothic" w:eastAsia="Tahoma" w:hAnsi="Century Gothic" w:cs="Times New Roman"/>
          <w:sz w:val="20"/>
          <w:szCs w:val="20"/>
          <w:lang w:eastAsia="es-ES"/>
        </w:rPr>
        <w:t>host’s</w:t>
      </w:r>
      <w:proofErr w:type="spellEnd"/>
      <w:r w:rsidR="007F2E8A">
        <w:rPr>
          <w:rFonts w:ascii="Century Gothic" w:eastAsia="Tahoma" w:hAnsi="Century Gothic" w:cs="Times New Roman"/>
          <w:sz w:val="20"/>
          <w:szCs w:val="20"/>
          <w:lang w:eastAsia="es-ES"/>
        </w:rPr>
        <w:t xml:space="preserve"> JBOSS EAP INDEVAL</w:t>
      </w:r>
      <w:r w:rsidR="007D1177">
        <w:rPr>
          <w:rFonts w:ascii="Century Gothic" w:eastAsia="Tahoma" w:hAnsi="Century Gothic" w:cs="Times New Roman"/>
          <w:sz w:val="20"/>
          <w:szCs w:val="20"/>
          <w:lang w:eastAsia="es-ES"/>
        </w:rPr>
        <w:t xml:space="preserve">. </w:t>
      </w:r>
      <w:r w:rsidR="00B10432">
        <w:rPr>
          <w:rFonts w:ascii="Century Gothic" w:eastAsia="Tahoma" w:hAnsi="Century Gothic" w:cs="Times New Roman"/>
          <w:sz w:val="20"/>
          <w:szCs w:val="20"/>
          <w:lang w:eastAsia="es-ES"/>
        </w:rPr>
        <w:t xml:space="preserve"> Se encuentra en el </w:t>
      </w:r>
      <w:proofErr w:type="spellStart"/>
      <w:r w:rsidR="00B10432">
        <w:rPr>
          <w:rFonts w:ascii="Century Gothic" w:eastAsia="Tahoma" w:hAnsi="Century Gothic" w:cs="Times New Roman"/>
          <w:sz w:val="20"/>
          <w:szCs w:val="20"/>
          <w:lang w:eastAsia="es-ES"/>
        </w:rPr>
        <w:t>path</w:t>
      </w:r>
      <w:proofErr w:type="spellEnd"/>
      <w:r w:rsidR="00B10432">
        <w:rPr>
          <w:rFonts w:ascii="Century Gothic" w:eastAsia="Tahoma" w:hAnsi="Century Gothic" w:cs="Times New Roman"/>
          <w:sz w:val="20"/>
          <w:szCs w:val="20"/>
          <w:lang w:eastAsia="es-ES"/>
        </w:rPr>
        <w:t xml:space="preserve"> </w:t>
      </w:r>
      <w:r w:rsidR="006B75E5">
        <w:rPr>
          <w:rFonts w:ascii="Century Gothic" w:eastAsia="Tahoma" w:hAnsi="Century Gothic" w:cs="Times New Roman"/>
          <w:sz w:val="20"/>
          <w:szCs w:val="20"/>
          <w:lang w:eastAsia="es-ES"/>
        </w:rPr>
        <w:t>“</w:t>
      </w:r>
      <w:r w:rsidR="007F2E8A">
        <w:rPr>
          <w:rFonts w:ascii="Century Gothic" w:eastAsia="Tahoma" w:hAnsi="Century Gothic" w:cs="Times New Roman"/>
          <w:sz w:val="20"/>
          <w:szCs w:val="20"/>
          <w:lang w:eastAsia="es-ES"/>
        </w:rPr>
        <w:t>INDEVAL</w:t>
      </w:r>
      <w:r w:rsidR="00B10432">
        <w:rPr>
          <w:rFonts w:ascii="Century Gothic" w:eastAsia="Tahoma" w:hAnsi="Century Gothic" w:cs="Times New Roman"/>
          <w:sz w:val="20"/>
          <w:szCs w:val="20"/>
          <w:lang w:eastAsia="es-ES"/>
        </w:rPr>
        <w:t>/</w:t>
      </w:r>
      <w:r w:rsidR="007F2E8A" w:rsidRPr="007F2E8A">
        <w:rPr>
          <w:rFonts w:ascii="Century Gothic" w:eastAsia="Tahoma" w:hAnsi="Century Gothic" w:cs="Times New Roman"/>
          <w:sz w:val="20"/>
          <w:szCs w:val="20"/>
          <w:lang w:eastAsia="es-ES"/>
        </w:rPr>
        <w:t>start_jboss_eap.sh</w:t>
      </w:r>
      <w:r w:rsidR="006B75E5">
        <w:rPr>
          <w:rFonts w:ascii="Century Gothic" w:eastAsia="Tahoma" w:hAnsi="Century Gothic" w:cs="Times New Roman"/>
          <w:sz w:val="20"/>
          <w:szCs w:val="20"/>
          <w:lang w:eastAsia="es-ES"/>
        </w:rPr>
        <w:t>”, cabe mencionar que este llama a otro script</w:t>
      </w:r>
      <w:r w:rsidR="006B75E5" w:rsidRPr="006B75E5">
        <w:t xml:space="preserve"> </w:t>
      </w:r>
      <w:r w:rsidR="006B75E5">
        <w:t>“</w:t>
      </w:r>
      <w:r w:rsidR="007A6488">
        <w:rPr>
          <w:rFonts w:ascii="Century Gothic" w:eastAsia="Tahoma" w:hAnsi="Century Gothic" w:cs="Times New Roman"/>
          <w:b/>
          <w:sz w:val="20"/>
          <w:szCs w:val="20"/>
          <w:lang w:eastAsia="es-ES"/>
        </w:rPr>
        <w:t>INDEVAL</w:t>
      </w:r>
      <w:r w:rsidR="006B75E5" w:rsidRPr="001E1CD7">
        <w:rPr>
          <w:rFonts w:ascii="Century Gothic" w:eastAsia="Tahoma" w:hAnsi="Century Gothic" w:cs="Times New Roman"/>
          <w:b/>
          <w:sz w:val="20"/>
          <w:szCs w:val="20"/>
          <w:lang w:eastAsia="es-ES"/>
        </w:rPr>
        <w:t>/</w:t>
      </w:r>
      <w:proofErr w:type="spellStart"/>
      <w:r w:rsidR="007A6488">
        <w:rPr>
          <w:rFonts w:ascii="Century Gothic" w:eastAsia="Tahoma" w:hAnsi="Century Gothic" w:cs="Times New Roman"/>
          <w:b/>
          <w:sz w:val="20"/>
          <w:szCs w:val="20"/>
          <w:lang w:eastAsia="es-ES"/>
        </w:rPr>
        <w:t>jboss</w:t>
      </w:r>
      <w:proofErr w:type="spellEnd"/>
      <w:r w:rsidR="007A6488">
        <w:rPr>
          <w:rFonts w:ascii="Century Gothic" w:eastAsia="Tahoma" w:hAnsi="Century Gothic" w:cs="Times New Roman"/>
          <w:b/>
          <w:sz w:val="20"/>
          <w:szCs w:val="20"/>
          <w:lang w:eastAsia="es-ES"/>
        </w:rPr>
        <w:t>/</w:t>
      </w:r>
      <w:r w:rsidR="007A6488" w:rsidRPr="007A6488">
        <w:rPr>
          <w:rFonts w:ascii="Century Gothic" w:eastAsia="Tahoma" w:hAnsi="Century Gothic" w:cs="Times New Roman"/>
          <w:b/>
          <w:sz w:val="20"/>
          <w:szCs w:val="20"/>
          <w:lang w:eastAsia="es-ES"/>
        </w:rPr>
        <w:t>start_host.sh</w:t>
      </w:r>
      <w:r w:rsidR="006B75E5">
        <w:rPr>
          <w:rFonts w:ascii="Century Gothic" w:eastAsia="Tahoma" w:hAnsi="Century Gothic" w:cs="Times New Roman"/>
          <w:sz w:val="20"/>
          <w:szCs w:val="20"/>
          <w:lang w:eastAsia="es-ES"/>
        </w:rPr>
        <w:t>”</w:t>
      </w:r>
      <w:r w:rsidR="007565E7">
        <w:rPr>
          <w:rFonts w:ascii="Century Gothic" w:eastAsia="Tahoma" w:hAnsi="Century Gothic" w:cs="Times New Roman"/>
          <w:sz w:val="20"/>
          <w:szCs w:val="20"/>
          <w:lang w:eastAsia="es-ES"/>
        </w:rPr>
        <w:t xml:space="preserve"> y </w:t>
      </w:r>
      <w:r w:rsidR="007565E7" w:rsidRPr="009E4FF5">
        <w:rPr>
          <w:rFonts w:ascii="Century Gothic" w:eastAsia="Tahoma" w:hAnsi="Century Gothic" w:cs="Times New Roman"/>
          <w:b/>
          <w:bCs/>
          <w:sz w:val="20"/>
          <w:szCs w:val="20"/>
          <w:lang w:eastAsia="es-ES"/>
        </w:rPr>
        <w:t>“/INDEVAL/</w:t>
      </w:r>
      <w:proofErr w:type="spellStart"/>
      <w:r w:rsidR="007565E7" w:rsidRPr="009E4FF5">
        <w:rPr>
          <w:rFonts w:ascii="Century Gothic" w:eastAsia="Tahoma" w:hAnsi="Century Gothic" w:cs="Times New Roman"/>
          <w:b/>
          <w:bCs/>
          <w:sz w:val="20"/>
          <w:szCs w:val="20"/>
          <w:lang w:eastAsia="es-ES"/>
        </w:rPr>
        <w:t>jboss</w:t>
      </w:r>
      <w:proofErr w:type="spellEnd"/>
      <w:r w:rsidR="007565E7" w:rsidRPr="009E4FF5">
        <w:rPr>
          <w:rFonts w:ascii="Century Gothic" w:eastAsia="Tahoma" w:hAnsi="Century Gothic" w:cs="Times New Roman"/>
          <w:b/>
          <w:bCs/>
          <w:sz w:val="20"/>
          <w:szCs w:val="20"/>
          <w:lang w:eastAsia="es-ES"/>
        </w:rPr>
        <w:t>/validacioninstanciasjboss.sh</w:t>
      </w:r>
      <w:r w:rsidR="007565E7">
        <w:rPr>
          <w:rFonts w:ascii="Century Gothic" w:eastAsia="Tahoma" w:hAnsi="Century Gothic" w:cs="Times New Roman"/>
          <w:sz w:val="20"/>
          <w:szCs w:val="20"/>
          <w:lang w:eastAsia="es-ES"/>
        </w:rPr>
        <w:t>”</w:t>
      </w:r>
      <w:r w:rsidR="006B75E5">
        <w:rPr>
          <w:rFonts w:ascii="Century Gothic" w:eastAsia="Tahoma" w:hAnsi="Century Gothic" w:cs="Times New Roman"/>
          <w:sz w:val="20"/>
          <w:szCs w:val="20"/>
          <w:lang w:eastAsia="es-ES"/>
        </w:rPr>
        <w:t xml:space="preserve"> el cual describiremos mas adelante</w:t>
      </w:r>
      <w:r w:rsidR="00396748">
        <w:rPr>
          <w:rFonts w:ascii="Century Gothic" w:eastAsia="Tahoma" w:hAnsi="Century Gothic" w:cs="Times New Roman"/>
          <w:sz w:val="20"/>
          <w:szCs w:val="20"/>
          <w:lang w:eastAsia="es-ES"/>
        </w:rPr>
        <w:t>.</w:t>
      </w:r>
      <w:r w:rsidR="006B75E5" w:rsidRPr="006B75E5">
        <w:rPr>
          <w:rFonts w:ascii="Century Gothic" w:eastAsia="Tahoma" w:hAnsi="Century Gothic" w:cs="Times New Roman"/>
          <w:sz w:val="20"/>
          <w:szCs w:val="20"/>
          <w:lang w:eastAsia="es-ES"/>
        </w:rPr>
        <w:t xml:space="preserve"> </w:t>
      </w:r>
      <w:r w:rsidR="004B7622">
        <w:rPr>
          <w:rFonts w:ascii="Century Gothic" w:eastAsia="Tahoma" w:hAnsi="Century Gothic" w:cs="Times New Roman"/>
          <w:sz w:val="20"/>
          <w:szCs w:val="20"/>
          <w:lang w:eastAsia="es-ES"/>
        </w:rPr>
        <w:t>L</w:t>
      </w:r>
      <w:r w:rsidR="009D2FE8">
        <w:rPr>
          <w:rFonts w:ascii="Century Gothic" w:eastAsia="Tahoma" w:hAnsi="Century Gothic" w:cs="Times New Roman"/>
          <w:sz w:val="20"/>
          <w:szCs w:val="20"/>
          <w:lang w:eastAsia="es-ES"/>
        </w:rPr>
        <w:t xml:space="preserve">a bitácora de </w:t>
      </w:r>
      <w:r w:rsidR="004B7622">
        <w:rPr>
          <w:rFonts w:ascii="Century Gothic" w:eastAsia="Tahoma" w:hAnsi="Century Gothic" w:cs="Times New Roman"/>
          <w:sz w:val="20"/>
          <w:szCs w:val="20"/>
          <w:lang w:eastAsia="es-ES"/>
        </w:rPr>
        <w:t xml:space="preserve">ejecución </w:t>
      </w:r>
      <w:r w:rsidR="007C7D30">
        <w:rPr>
          <w:rFonts w:ascii="Century Gothic" w:eastAsia="Tahoma" w:hAnsi="Century Gothic" w:cs="Times New Roman"/>
          <w:sz w:val="20"/>
          <w:szCs w:val="20"/>
          <w:lang w:eastAsia="es-ES"/>
        </w:rPr>
        <w:t xml:space="preserve">de </w:t>
      </w:r>
      <w:r w:rsidR="009D2FE8">
        <w:rPr>
          <w:rFonts w:ascii="Century Gothic" w:eastAsia="Tahoma" w:hAnsi="Century Gothic" w:cs="Times New Roman"/>
          <w:sz w:val="20"/>
          <w:szCs w:val="20"/>
          <w:lang w:eastAsia="es-ES"/>
        </w:rPr>
        <w:t>este script se aloja en “</w:t>
      </w:r>
      <w:proofErr w:type="gramStart"/>
      <w:r w:rsidR="007A6488" w:rsidRPr="007A6488">
        <w:rPr>
          <w:rFonts w:ascii="Century Gothic" w:eastAsia="Tahoma" w:hAnsi="Century Gothic" w:cs="Times New Roman"/>
          <w:b/>
          <w:sz w:val="20"/>
          <w:szCs w:val="20"/>
          <w:lang w:eastAsia="es-ES"/>
        </w:rPr>
        <w:t>INDEVAL/log</w:t>
      </w:r>
      <w:r w:rsidR="009E4FF5">
        <w:rPr>
          <w:rFonts w:ascii="Century Gothic" w:eastAsia="Tahoma" w:hAnsi="Century Gothic" w:cs="Times New Roman"/>
          <w:b/>
          <w:sz w:val="20"/>
          <w:szCs w:val="20"/>
          <w:lang w:eastAsia="es-ES"/>
        </w:rPr>
        <w:t>/</w:t>
      </w:r>
      <w:r w:rsidR="007A6488" w:rsidRPr="007A6488">
        <w:rPr>
          <w:rFonts w:ascii="Century Gothic" w:eastAsia="Tahoma" w:hAnsi="Century Gothic" w:cs="Times New Roman"/>
          <w:b/>
          <w:sz w:val="20"/>
          <w:szCs w:val="20"/>
          <w:lang w:eastAsia="es-ES"/>
        </w:rPr>
        <w:t>start_host.log</w:t>
      </w:r>
      <w:r w:rsidR="009D2FE8">
        <w:rPr>
          <w:rFonts w:ascii="Century Gothic" w:eastAsia="Tahoma" w:hAnsi="Century Gothic" w:cs="Times New Roman"/>
          <w:sz w:val="20"/>
          <w:szCs w:val="20"/>
          <w:lang w:eastAsia="es-ES"/>
        </w:rPr>
        <w:t>“</w:t>
      </w:r>
      <w:proofErr w:type="gramEnd"/>
    </w:p>
    <w:p w14:paraId="454847E9" w14:textId="4881F876" w:rsidR="006D60D9" w:rsidRDefault="007D1177" w:rsidP="00FB16F9">
      <w:pPr>
        <w:jc w:val="both"/>
        <w:rPr>
          <w:rFonts w:ascii="Century Gothic" w:eastAsia="Tahoma" w:hAnsi="Century Gothic" w:cs="Times New Roman"/>
          <w:sz w:val="20"/>
          <w:szCs w:val="20"/>
          <w:lang w:eastAsia="es-ES"/>
        </w:rPr>
      </w:pPr>
      <w:r>
        <w:rPr>
          <w:rFonts w:ascii="Century Gothic" w:eastAsia="Tahoma" w:hAnsi="Century Gothic" w:cs="Times New Roman"/>
          <w:sz w:val="20"/>
          <w:szCs w:val="20"/>
          <w:lang w:eastAsia="es-ES"/>
        </w:rPr>
        <w:t>Consta de los siguientes pasos:</w:t>
      </w:r>
    </w:p>
    <w:p w14:paraId="3A46DA0F" w14:textId="4378C6F8" w:rsidR="007D1177" w:rsidRDefault="00CE6B04" w:rsidP="007D1177">
      <w:pPr>
        <w:pStyle w:val="Prrafodelista"/>
        <w:numPr>
          <w:ilvl w:val="0"/>
          <w:numId w:val="30"/>
        </w:numPr>
        <w:rPr>
          <w:rFonts w:ascii="Century Gothic" w:eastAsia="Tahoma" w:hAnsi="Century Gothic"/>
          <w:szCs w:val="20"/>
        </w:rPr>
      </w:pPr>
      <w:r>
        <w:rPr>
          <w:rFonts w:ascii="Century Gothic" w:eastAsia="Tahoma" w:hAnsi="Century Gothic"/>
          <w:szCs w:val="20"/>
        </w:rPr>
        <w:t>inicializado de variables de entorno</w:t>
      </w:r>
    </w:p>
    <w:p w14:paraId="0B75F575" w14:textId="5D504CF0" w:rsidR="00CE6B04" w:rsidRDefault="00CE6B04" w:rsidP="00CE6B04">
      <w:pPr>
        <w:pStyle w:val="Prrafodelista"/>
        <w:ind w:left="1065"/>
        <w:rPr>
          <w:rFonts w:ascii="Century Gothic" w:eastAsia="Tahoma" w:hAnsi="Century Gothic"/>
          <w:szCs w:val="20"/>
        </w:rPr>
      </w:pPr>
      <w:r>
        <w:rPr>
          <w:noProof/>
          <w:lang w:val="es-MX" w:eastAsia="es-MX"/>
        </w:rPr>
        <w:drawing>
          <wp:inline distT="0" distB="0" distL="0" distR="0" wp14:anchorId="7DF31F98" wp14:editId="7310046D">
            <wp:extent cx="3276600" cy="14573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76600" cy="1457325"/>
                    </a:xfrm>
                    <a:prstGeom prst="rect">
                      <a:avLst/>
                    </a:prstGeom>
                  </pic:spPr>
                </pic:pic>
              </a:graphicData>
            </a:graphic>
          </wp:inline>
        </w:drawing>
      </w:r>
    </w:p>
    <w:p w14:paraId="6CA48227" w14:textId="4C59A9D8" w:rsidR="00CE6B04" w:rsidRDefault="00CE6B04" w:rsidP="00CE6B04">
      <w:pPr>
        <w:pStyle w:val="Prrafodelista"/>
        <w:numPr>
          <w:ilvl w:val="0"/>
          <w:numId w:val="30"/>
        </w:numPr>
        <w:rPr>
          <w:rFonts w:ascii="Century Gothic" w:eastAsia="Tahoma" w:hAnsi="Century Gothic"/>
          <w:szCs w:val="20"/>
        </w:rPr>
      </w:pPr>
      <w:r>
        <w:rPr>
          <w:rFonts w:ascii="Century Gothic" w:eastAsia="Tahoma" w:hAnsi="Century Gothic"/>
          <w:szCs w:val="20"/>
        </w:rPr>
        <w:t xml:space="preserve">levanta </w:t>
      </w:r>
      <w:proofErr w:type="spellStart"/>
      <w:r w:rsidR="009E4FF5">
        <w:rPr>
          <w:rFonts w:ascii="Century Gothic" w:eastAsia="Tahoma" w:hAnsi="Century Gothic"/>
          <w:szCs w:val="20"/>
        </w:rPr>
        <w:t>jboss</w:t>
      </w:r>
      <w:proofErr w:type="spellEnd"/>
      <w:r w:rsidR="009E4FF5">
        <w:rPr>
          <w:rFonts w:ascii="Century Gothic" w:eastAsia="Tahoma" w:hAnsi="Century Gothic"/>
          <w:szCs w:val="20"/>
        </w:rPr>
        <w:t xml:space="preserve"> servidor </w:t>
      </w:r>
      <w:proofErr w:type="gramStart"/>
      <w:r w:rsidR="009E4FF5">
        <w:rPr>
          <w:rFonts w:ascii="Century Gothic" w:eastAsia="Tahoma" w:hAnsi="Century Gothic"/>
          <w:szCs w:val="20"/>
        </w:rPr>
        <w:t>A</w:t>
      </w:r>
      <w:r>
        <w:rPr>
          <w:rFonts w:ascii="Century Gothic" w:eastAsia="Tahoma" w:hAnsi="Century Gothic"/>
          <w:szCs w:val="20"/>
        </w:rPr>
        <w:t xml:space="preserve"> </w:t>
      </w:r>
      <w:ins w:id="37" w:author="Mariana Gonzalez Buendia" w:date="2020-06-17T16:27:00Z">
        <w:r w:rsidR="00C02EC6">
          <w:rPr>
            <w:rFonts w:ascii="Century Gothic" w:eastAsia="Tahoma" w:hAnsi="Century Gothic"/>
            <w:szCs w:val="20"/>
          </w:rPr>
          <w:t>,</w:t>
        </w:r>
        <w:proofErr w:type="gramEnd"/>
        <w:r w:rsidR="00C02EC6">
          <w:rPr>
            <w:rFonts w:ascii="Century Gothic" w:eastAsia="Tahoma" w:hAnsi="Century Gothic"/>
            <w:szCs w:val="20"/>
          </w:rPr>
          <w:t xml:space="preserve"> </w:t>
        </w:r>
      </w:ins>
      <w:proofErr w:type="spellStart"/>
      <w:ins w:id="38" w:author="Mariana Gonzalez Buendia" w:date="2020-06-17T16:29:00Z">
        <w:r w:rsidR="00C02EC6">
          <w:rPr>
            <w:rFonts w:ascii="Century Gothic" w:eastAsia="Tahoma" w:hAnsi="Century Gothic"/>
            <w:szCs w:val="20"/>
          </w:rPr>
          <w:t>ejectua</w:t>
        </w:r>
        <w:proofErr w:type="spellEnd"/>
        <w:r w:rsidR="00C02EC6">
          <w:rPr>
            <w:rFonts w:ascii="Century Gothic" w:eastAsia="Tahoma" w:hAnsi="Century Gothic"/>
            <w:szCs w:val="20"/>
          </w:rPr>
          <w:t xml:space="preserve"> el </w:t>
        </w:r>
      </w:ins>
      <w:ins w:id="39" w:author="Mariana Gonzalez Buendia" w:date="2020-06-17T16:30:00Z">
        <w:r w:rsidR="00C02EC6">
          <w:rPr>
            <w:rFonts w:ascii="Century Gothic" w:eastAsia="Tahoma" w:hAnsi="Century Gothic"/>
            <w:szCs w:val="20"/>
          </w:rPr>
          <w:t xml:space="preserve">Shell </w:t>
        </w:r>
      </w:ins>
      <w:ins w:id="40" w:author="Mariana Gonzalez Buendia" w:date="2020-06-17T16:29:00Z">
        <w:r w:rsidR="00C02EC6">
          <w:rPr>
            <w:rFonts w:ascii="Century Gothic" w:eastAsia="Tahoma" w:hAnsi="Century Gothic"/>
            <w:szCs w:val="20"/>
          </w:rPr>
          <w:t>start_</w:t>
        </w:r>
      </w:ins>
      <w:r w:rsidR="009E4FF5">
        <w:rPr>
          <w:rFonts w:ascii="Century Gothic" w:eastAsia="Tahoma" w:hAnsi="Century Gothic"/>
          <w:szCs w:val="20"/>
        </w:rPr>
        <w:t>host</w:t>
      </w:r>
      <w:ins w:id="41" w:author="Mariana Gonzalez Buendia" w:date="2020-06-17T16:30:00Z">
        <w:r w:rsidR="00C02EC6">
          <w:rPr>
            <w:rFonts w:ascii="Century Gothic" w:eastAsia="Tahoma" w:hAnsi="Century Gothic"/>
            <w:szCs w:val="20"/>
          </w:rPr>
          <w:t>.sh</w:t>
        </w:r>
      </w:ins>
      <w:ins w:id="42" w:author="Mariana Gonzalez Buendia" w:date="2020-06-17T16:29:00Z">
        <w:r w:rsidR="00C02EC6">
          <w:rPr>
            <w:rFonts w:ascii="Century Gothic" w:eastAsia="Tahoma" w:hAnsi="Century Gothic"/>
            <w:szCs w:val="20"/>
          </w:rPr>
          <w:t xml:space="preserve"> </w:t>
        </w:r>
      </w:ins>
      <w:r>
        <w:rPr>
          <w:rFonts w:ascii="Century Gothic" w:eastAsia="Tahoma" w:hAnsi="Century Gothic"/>
          <w:szCs w:val="20"/>
        </w:rPr>
        <w:t>, en caso de error se sale del script</w:t>
      </w:r>
    </w:p>
    <w:p w14:paraId="0F24BB62" w14:textId="15F2EAF2" w:rsidR="009E4FF5" w:rsidRDefault="009E4FF5" w:rsidP="009E4FF5">
      <w:pPr>
        <w:pStyle w:val="Prrafodelista"/>
        <w:ind w:left="1065"/>
        <w:rPr>
          <w:rFonts w:ascii="Century Gothic" w:eastAsia="Tahoma" w:hAnsi="Century Gothic"/>
          <w:szCs w:val="20"/>
        </w:rPr>
      </w:pPr>
      <w:r w:rsidRPr="009E4FF5">
        <w:rPr>
          <w:rFonts w:ascii="Century Gothic" w:eastAsia="Tahoma" w:hAnsi="Century Gothic"/>
          <w:noProof/>
          <w:szCs w:val="20"/>
        </w:rPr>
        <w:drawing>
          <wp:inline distT="0" distB="0" distL="0" distR="0" wp14:anchorId="232BF472" wp14:editId="579D4CC8">
            <wp:extent cx="5305425" cy="234315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7170"/>
                    <a:stretch/>
                  </pic:blipFill>
                  <pic:spPr bwMode="auto">
                    <a:xfrm>
                      <a:off x="0" y="0"/>
                      <a:ext cx="5306165" cy="2343477"/>
                    </a:xfrm>
                    <a:prstGeom prst="rect">
                      <a:avLst/>
                    </a:prstGeom>
                    <a:ln>
                      <a:noFill/>
                    </a:ln>
                    <a:extLst>
                      <a:ext uri="{53640926-AAD7-44D8-BBD7-CCE9431645EC}">
                        <a14:shadowObscured xmlns:a14="http://schemas.microsoft.com/office/drawing/2010/main"/>
                      </a:ext>
                    </a:extLst>
                  </pic:spPr>
                </pic:pic>
              </a:graphicData>
            </a:graphic>
          </wp:inline>
        </w:drawing>
      </w:r>
    </w:p>
    <w:p w14:paraId="6596D53D" w14:textId="01EEE39C" w:rsidR="00CE6B04" w:rsidRPr="00CE6B04" w:rsidRDefault="00CE6B04" w:rsidP="00CE6B04">
      <w:pPr>
        <w:pStyle w:val="Prrafodelista"/>
        <w:ind w:left="1065"/>
        <w:rPr>
          <w:rFonts w:ascii="Century Gothic" w:eastAsia="Tahoma" w:hAnsi="Century Gothic"/>
          <w:szCs w:val="20"/>
        </w:rPr>
      </w:pPr>
    </w:p>
    <w:p w14:paraId="507528E8" w14:textId="1A2D0F87" w:rsidR="00CE6B04" w:rsidRDefault="009E4FF5" w:rsidP="00CE6B04">
      <w:pPr>
        <w:pStyle w:val="Prrafodelista"/>
        <w:numPr>
          <w:ilvl w:val="0"/>
          <w:numId w:val="30"/>
        </w:numPr>
        <w:rPr>
          <w:rFonts w:ascii="Century Gothic" w:eastAsia="Tahoma" w:hAnsi="Century Gothic"/>
          <w:szCs w:val="20"/>
        </w:rPr>
      </w:pPr>
      <w:r>
        <w:rPr>
          <w:rFonts w:ascii="Century Gothic" w:eastAsia="Tahoma" w:hAnsi="Century Gothic"/>
          <w:szCs w:val="20"/>
        </w:rPr>
        <w:lastRenderedPageBreak/>
        <w:t xml:space="preserve">levanta </w:t>
      </w:r>
      <w:proofErr w:type="spellStart"/>
      <w:r>
        <w:rPr>
          <w:rFonts w:ascii="Century Gothic" w:eastAsia="Tahoma" w:hAnsi="Century Gothic"/>
          <w:szCs w:val="20"/>
        </w:rPr>
        <w:t>jboss</w:t>
      </w:r>
      <w:proofErr w:type="spellEnd"/>
      <w:r>
        <w:rPr>
          <w:rFonts w:ascii="Century Gothic" w:eastAsia="Tahoma" w:hAnsi="Century Gothic"/>
          <w:szCs w:val="20"/>
        </w:rPr>
        <w:t xml:space="preserve"> servidor B</w:t>
      </w:r>
      <w:r w:rsidR="00CE6B04">
        <w:rPr>
          <w:rFonts w:ascii="Century Gothic" w:eastAsia="Tahoma" w:hAnsi="Century Gothic"/>
          <w:szCs w:val="20"/>
        </w:rPr>
        <w:t>,</w:t>
      </w:r>
      <w:ins w:id="43" w:author="Mariana Gonzalez Buendia" w:date="2020-06-17T16:30:00Z">
        <w:r w:rsidR="00C02EC6">
          <w:rPr>
            <w:rFonts w:ascii="Century Gothic" w:eastAsia="Tahoma" w:hAnsi="Century Gothic"/>
            <w:szCs w:val="20"/>
          </w:rPr>
          <w:t xml:space="preserve"> </w:t>
        </w:r>
      </w:ins>
      <w:ins w:id="44" w:author="Mariana Gonzalez Buendia" w:date="2020-06-17T16:33:00Z">
        <w:r>
          <w:rPr>
            <w:rFonts w:ascii="Century Gothic" w:eastAsia="Tahoma" w:hAnsi="Century Gothic"/>
            <w:szCs w:val="20"/>
          </w:rPr>
          <w:t xml:space="preserve">este se conecta </w:t>
        </w:r>
        <w:proofErr w:type="spellStart"/>
        <w:r>
          <w:rPr>
            <w:rFonts w:ascii="Century Gothic" w:eastAsia="Tahoma" w:hAnsi="Century Gothic"/>
            <w:szCs w:val="20"/>
          </w:rPr>
          <w:t>via</w:t>
        </w:r>
        <w:proofErr w:type="spellEnd"/>
        <w:r>
          <w:rPr>
            <w:rFonts w:ascii="Century Gothic" w:eastAsia="Tahoma" w:hAnsi="Century Gothic"/>
            <w:szCs w:val="20"/>
          </w:rPr>
          <w:t xml:space="preserve"> </w:t>
        </w:r>
        <w:proofErr w:type="spellStart"/>
        <w:r>
          <w:rPr>
            <w:rFonts w:ascii="Century Gothic" w:eastAsia="Tahoma" w:hAnsi="Century Gothic"/>
            <w:szCs w:val="20"/>
          </w:rPr>
          <w:t>ssh</w:t>
        </w:r>
        <w:proofErr w:type="spellEnd"/>
        <w:r>
          <w:rPr>
            <w:rFonts w:ascii="Century Gothic" w:eastAsia="Tahoma" w:hAnsi="Century Gothic"/>
            <w:szCs w:val="20"/>
          </w:rPr>
          <w:t xml:space="preserve"> al host </w:t>
        </w:r>
      </w:ins>
      <w:r>
        <w:rPr>
          <w:rFonts w:ascii="Century Gothic" w:eastAsia="Tahoma" w:hAnsi="Century Gothic"/>
          <w:szCs w:val="20"/>
        </w:rPr>
        <w:t>B</w:t>
      </w:r>
      <w:ins w:id="45" w:author="Mariana Gonzalez Buendia" w:date="2020-06-17T16:32:00Z">
        <w:r w:rsidR="001A63A4">
          <w:rPr>
            <w:rFonts w:ascii="Century Gothic" w:eastAsia="Tahoma" w:hAnsi="Century Gothic"/>
            <w:szCs w:val="20"/>
          </w:rPr>
          <w:t xml:space="preserve"> </w:t>
        </w:r>
        <w:r w:rsidR="00C02EC6">
          <w:rPr>
            <w:rFonts w:ascii="Century Gothic" w:eastAsia="Tahoma" w:hAnsi="Century Gothic"/>
            <w:szCs w:val="20"/>
          </w:rPr>
          <w:t>y ejecuta el</w:t>
        </w:r>
      </w:ins>
      <w:ins w:id="46" w:author="Mariana Gonzalez Buendia" w:date="2020-06-17T16:30:00Z">
        <w:r w:rsidR="00C02EC6">
          <w:rPr>
            <w:rFonts w:ascii="Century Gothic" w:eastAsia="Tahoma" w:hAnsi="Century Gothic"/>
            <w:szCs w:val="20"/>
          </w:rPr>
          <w:t xml:space="preserve"> Shell </w:t>
        </w:r>
      </w:ins>
      <w:ins w:id="47" w:author="Mariana Gonzalez Buendia" w:date="2020-06-17T16:29:00Z">
        <w:r>
          <w:rPr>
            <w:rFonts w:ascii="Century Gothic" w:eastAsia="Tahoma" w:hAnsi="Century Gothic"/>
            <w:szCs w:val="20"/>
          </w:rPr>
          <w:t>start_</w:t>
        </w:r>
      </w:ins>
      <w:r>
        <w:rPr>
          <w:rFonts w:ascii="Century Gothic" w:eastAsia="Tahoma" w:hAnsi="Century Gothic"/>
          <w:szCs w:val="20"/>
        </w:rPr>
        <w:t>host</w:t>
      </w:r>
      <w:ins w:id="48" w:author="Mariana Gonzalez Buendia" w:date="2020-06-17T16:30:00Z">
        <w:r>
          <w:rPr>
            <w:rFonts w:ascii="Century Gothic" w:eastAsia="Tahoma" w:hAnsi="Century Gothic"/>
            <w:szCs w:val="20"/>
          </w:rPr>
          <w:t>.sh</w:t>
        </w:r>
      </w:ins>
      <w:r w:rsidR="00CE6B04">
        <w:rPr>
          <w:rFonts w:ascii="Century Gothic" w:eastAsia="Tahoma" w:hAnsi="Century Gothic"/>
          <w:szCs w:val="20"/>
        </w:rPr>
        <w:t xml:space="preserve"> en caso de error se sale del script</w:t>
      </w:r>
    </w:p>
    <w:p w14:paraId="4DB96663" w14:textId="0DB82052" w:rsidR="009E4FF5" w:rsidRDefault="009E4FF5" w:rsidP="009E4FF5">
      <w:pPr>
        <w:pStyle w:val="Prrafodelista"/>
        <w:ind w:left="1065"/>
        <w:rPr>
          <w:rFonts w:ascii="Century Gothic" w:eastAsia="Tahoma" w:hAnsi="Century Gothic"/>
          <w:szCs w:val="20"/>
        </w:rPr>
      </w:pPr>
      <w:r w:rsidRPr="009E4FF5">
        <w:rPr>
          <w:rFonts w:ascii="Century Gothic" w:eastAsia="Tahoma" w:hAnsi="Century Gothic"/>
          <w:noProof/>
          <w:szCs w:val="20"/>
        </w:rPr>
        <w:drawing>
          <wp:inline distT="0" distB="0" distL="0" distR="0" wp14:anchorId="6BBCA9ED" wp14:editId="3FCFD585">
            <wp:extent cx="5525271" cy="2181529"/>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25271" cy="2181529"/>
                    </a:xfrm>
                    <a:prstGeom prst="rect">
                      <a:avLst/>
                    </a:prstGeom>
                  </pic:spPr>
                </pic:pic>
              </a:graphicData>
            </a:graphic>
          </wp:inline>
        </w:drawing>
      </w:r>
    </w:p>
    <w:p w14:paraId="15F890F4" w14:textId="233F22DD" w:rsidR="009E4FF5" w:rsidRDefault="009E4FF5" w:rsidP="009E4FF5">
      <w:pPr>
        <w:pStyle w:val="Prrafodelista"/>
        <w:numPr>
          <w:ilvl w:val="0"/>
          <w:numId w:val="30"/>
        </w:numPr>
        <w:rPr>
          <w:rFonts w:ascii="Century Gothic" w:eastAsia="Tahoma" w:hAnsi="Century Gothic"/>
          <w:szCs w:val="20"/>
        </w:rPr>
      </w:pPr>
      <w:r>
        <w:rPr>
          <w:rFonts w:ascii="Century Gothic" w:eastAsia="Tahoma" w:hAnsi="Century Gothic"/>
          <w:szCs w:val="20"/>
        </w:rPr>
        <w:t xml:space="preserve">levanta </w:t>
      </w:r>
      <w:proofErr w:type="spellStart"/>
      <w:r>
        <w:rPr>
          <w:rFonts w:ascii="Century Gothic" w:eastAsia="Tahoma" w:hAnsi="Century Gothic"/>
          <w:szCs w:val="20"/>
        </w:rPr>
        <w:t>jboss</w:t>
      </w:r>
      <w:proofErr w:type="spellEnd"/>
      <w:r>
        <w:rPr>
          <w:rFonts w:ascii="Century Gothic" w:eastAsia="Tahoma" w:hAnsi="Century Gothic"/>
          <w:szCs w:val="20"/>
        </w:rPr>
        <w:t xml:space="preserve"> servidor C,</w:t>
      </w:r>
      <w:ins w:id="49" w:author="Mariana Gonzalez Buendia" w:date="2020-06-17T16:30:00Z">
        <w:r>
          <w:rPr>
            <w:rFonts w:ascii="Century Gothic" w:eastAsia="Tahoma" w:hAnsi="Century Gothic"/>
            <w:szCs w:val="20"/>
          </w:rPr>
          <w:t xml:space="preserve"> </w:t>
        </w:r>
      </w:ins>
      <w:ins w:id="50" w:author="Mariana Gonzalez Buendia" w:date="2020-06-17T16:33:00Z">
        <w:r>
          <w:rPr>
            <w:rFonts w:ascii="Century Gothic" w:eastAsia="Tahoma" w:hAnsi="Century Gothic"/>
            <w:szCs w:val="20"/>
          </w:rPr>
          <w:t xml:space="preserve">este se conecta </w:t>
        </w:r>
        <w:proofErr w:type="spellStart"/>
        <w:r>
          <w:rPr>
            <w:rFonts w:ascii="Century Gothic" w:eastAsia="Tahoma" w:hAnsi="Century Gothic"/>
            <w:szCs w:val="20"/>
          </w:rPr>
          <w:t>via</w:t>
        </w:r>
        <w:proofErr w:type="spellEnd"/>
        <w:r>
          <w:rPr>
            <w:rFonts w:ascii="Century Gothic" w:eastAsia="Tahoma" w:hAnsi="Century Gothic"/>
            <w:szCs w:val="20"/>
          </w:rPr>
          <w:t xml:space="preserve"> </w:t>
        </w:r>
        <w:proofErr w:type="spellStart"/>
        <w:r>
          <w:rPr>
            <w:rFonts w:ascii="Century Gothic" w:eastAsia="Tahoma" w:hAnsi="Century Gothic"/>
            <w:szCs w:val="20"/>
          </w:rPr>
          <w:t>ssh</w:t>
        </w:r>
        <w:proofErr w:type="spellEnd"/>
        <w:r>
          <w:rPr>
            <w:rFonts w:ascii="Century Gothic" w:eastAsia="Tahoma" w:hAnsi="Century Gothic"/>
            <w:szCs w:val="20"/>
          </w:rPr>
          <w:t xml:space="preserve"> al host </w:t>
        </w:r>
      </w:ins>
      <w:r>
        <w:rPr>
          <w:rFonts w:ascii="Century Gothic" w:eastAsia="Tahoma" w:hAnsi="Century Gothic"/>
          <w:szCs w:val="20"/>
        </w:rPr>
        <w:t>B</w:t>
      </w:r>
      <w:ins w:id="51" w:author="Mariana Gonzalez Buendia" w:date="2020-06-17T16:32:00Z">
        <w:r>
          <w:rPr>
            <w:rFonts w:ascii="Century Gothic" w:eastAsia="Tahoma" w:hAnsi="Century Gothic"/>
            <w:szCs w:val="20"/>
          </w:rPr>
          <w:t xml:space="preserve"> y ejecuta el</w:t>
        </w:r>
      </w:ins>
      <w:ins w:id="52" w:author="Mariana Gonzalez Buendia" w:date="2020-06-17T16:30:00Z">
        <w:r>
          <w:rPr>
            <w:rFonts w:ascii="Century Gothic" w:eastAsia="Tahoma" w:hAnsi="Century Gothic"/>
            <w:szCs w:val="20"/>
          </w:rPr>
          <w:t xml:space="preserve"> Shell </w:t>
        </w:r>
      </w:ins>
      <w:ins w:id="53" w:author="Mariana Gonzalez Buendia" w:date="2020-06-17T16:29:00Z">
        <w:r>
          <w:rPr>
            <w:rFonts w:ascii="Century Gothic" w:eastAsia="Tahoma" w:hAnsi="Century Gothic"/>
            <w:szCs w:val="20"/>
          </w:rPr>
          <w:t>start_</w:t>
        </w:r>
      </w:ins>
      <w:r>
        <w:rPr>
          <w:rFonts w:ascii="Century Gothic" w:eastAsia="Tahoma" w:hAnsi="Century Gothic"/>
          <w:szCs w:val="20"/>
        </w:rPr>
        <w:t>host</w:t>
      </w:r>
      <w:ins w:id="54" w:author="Mariana Gonzalez Buendia" w:date="2020-06-17T16:30:00Z">
        <w:r>
          <w:rPr>
            <w:rFonts w:ascii="Century Gothic" w:eastAsia="Tahoma" w:hAnsi="Century Gothic"/>
            <w:szCs w:val="20"/>
          </w:rPr>
          <w:t>.sh</w:t>
        </w:r>
      </w:ins>
      <w:r>
        <w:rPr>
          <w:rFonts w:ascii="Century Gothic" w:eastAsia="Tahoma" w:hAnsi="Century Gothic"/>
          <w:szCs w:val="20"/>
        </w:rPr>
        <w:t xml:space="preserve"> en caso de error se sale del script</w:t>
      </w:r>
    </w:p>
    <w:p w14:paraId="48294011" w14:textId="7082EFB9" w:rsidR="009E4FF5" w:rsidRDefault="009E4FF5" w:rsidP="009E4FF5">
      <w:pPr>
        <w:pStyle w:val="Prrafodelista"/>
        <w:ind w:left="1065"/>
        <w:rPr>
          <w:rFonts w:ascii="Century Gothic" w:eastAsia="Tahoma" w:hAnsi="Century Gothic"/>
          <w:szCs w:val="20"/>
        </w:rPr>
      </w:pPr>
      <w:r w:rsidRPr="009E4FF5">
        <w:rPr>
          <w:rFonts w:ascii="Century Gothic" w:eastAsia="Tahoma" w:hAnsi="Century Gothic"/>
          <w:noProof/>
          <w:szCs w:val="20"/>
        </w:rPr>
        <w:drawing>
          <wp:inline distT="0" distB="0" distL="0" distR="0" wp14:anchorId="6A338F7B" wp14:editId="3B4AAD8D">
            <wp:extent cx="5612130" cy="2333625"/>
            <wp:effectExtent l="0" t="0" r="762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333625"/>
                    </a:xfrm>
                    <a:prstGeom prst="rect">
                      <a:avLst/>
                    </a:prstGeom>
                  </pic:spPr>
                </pic:pic>
              </a:graphicData>
            </a:graphic>
          </wp:inline>
        </w:drawing>
      </w:r>
    </w:p>
    <w:p w14:paraId="655FE3BB" w14:textId="4A7C35E9" w:rsidR="009E4FF5" w:rsidRDefault="009E4FF5" w:rsidP="009E4FF5">
      <w:pPr>
        <w:pStyle w:val="Prrafodelista"/>
        <w:numPr>
          <w:ilvl w:val="0"/>
          <w:numId w:val="30"/>
        </w:numPr>
        <w:rPr>
          <w:rFonts w:ascii="Century Gothic" w:eastAsia="Tahoma" w:hAnsi="Century Gothic"/>
          <w:szCs w:val="20"/>
        </w:rPr>
      </w:pPr>
      <w:r>
        <w:rPr>
          <w:rFonts w:ascii="Century Gothic" w:eastAsia="Tahoma" w:hAnsi="Century Gothic"/>
          <w:szCs w:val="20"/>
        </w:rPr>
        <w:t xml:space="preserve">levanta </w:t>
      </w:r>
      <w:proofErr w:type="spellStart"/>
      <w:r>
        <w:rPr>
          <w:rFonts w:ascii="Century Gothic" w:eastAsia="Tahoma" w:hAnsi="Century Gothic"/>
          <w:szCs w:val="20"/>
        </w:rPr>
        <w:t>jboss</w:t>
      </w:r>
      <w:proofErr w:type="spellEnd"/>
      <w:r>
        <w:rPr>
          <w:rFonts w:ascii="Century Gothic" w:eastAsia="Tahoma" w:hAnsi="Century Gothic"/>
          <w:szCs w:val="20"/>
        </w:rPr>
        <w:t xml:space="preserve"> servidor D,</w:t>
      </w:r>
      <w:ins w:id="55" w:author="Mariana Gonzalez Buendia" w:date="2020-06-17T16:30:00Z">
        <w:r>
          <w:rPr>
            <w:rFonts w:ascii="Century Gothic" w:eastAsia="Tahoma" w:hAnsi="Century Gothic"/>
            <w:szCs w:val="20"/>
          </w:rPr>
          <w:t xml:space="preserve"> </w:t>
        </w:r>
      </w:ins>
      <w:ins w:id="56" w:author="Mariana Gonzalez Buendia" w:date="2020-06-17T16:33:00Z">
        <w:r>
          <w:rPr>
            <w:rFonts w:ascii="Century Gothic" w:eastAsia="Tahoma" w:hAnsi="Century Gothic"/>
            <w:szCs w:val="20"/>
          </w:rPr>
          <w:t xml:space="preserve">este se conecta </w:t>
        </w:r>
        <w:proofErr w:type="spellStart"/>
        <w:r>
          <w:rPr>
            <w:rFonts w:ascii="Century Gothic" w:eastAsia="Tahoma" w:hAnsi="Century Gothic"/>
            <w:szCs w:val="20"/>
          </w:rPr>
          <w:t>via</w:t>
        </w:r>
        <w:proofErr w:type="spellEnd"/>
        <w:r>
          <w:rPr>
            <w:rFonts w:ascii="Century Gothic" w:eastAsia="Tahoma" w:hAnsi="Century Gothic"/>
            <w:szCs w:val="20"/>
          </w:rPr>
          <w:t xml:space="preserve"> </w:t>
        </w:r>
        <w:proofErr w:type="spellStart"/>
        <w:r>
          <w:rPr>
            <w:rFonts w:ascii="Century Gothic" w:eastAsia="Tahoma" w:hAnsi="Century Gothic"/>
            <w:szCs w:val="20"/>
          </w:rPr>
          <w:t>ssh</w:t>
        </w:r>
        <w:proofErr w:type="spellEnd"/>
        <w:r>
          <w:rPr>
            <w:rFonts w:ascii="Century Gothic" w:eastAsia="Tahoma" w:hAnsi="Century Gothic"/>
            <w:szCs w:val="20"/>
          </w:rPr>
          <w:t xml:space="preserve"> al host </w:t>
        </w:r>
      </w:ins>
      <w:r>
        <w:rPr>
          <w:rFonts w:ascii="Century Gothic" w:eastAsia="Tahoma" w:hAnsi="Century Gothic"/>
          <w:szCs w:val="20"/>
        </w:rPr>
        <w:t>B</w:t>
      </w:r>
      <w:ins w:id="57" w:author="Mariana Gonzalez Buendia" w:date="2020-06-17T16:32:00Z">
        <w:r>
          <w:rPr>
            <w:rFonts w:ascii="Century Gothic" w:eastAsia="Tahoma" w:hAnsi="Century Gothic"/>
            <w:szCs w:val="20"/>
          </w:rPr>
          <w:t xml:space="preserve"> y ejecuta el</w:t>
        </w:r>
      </w:ins>
      <w:ins w:id="58" w:author="Mariana Gonzalez Buendia" w:date="2020-06-17T16:30:00Z">
        <w:r>
          <w:rPr>
            <w:rFonts w:ascii="Century Gothic" w:eastAsia="Tahoma" w:hAnsi="Century Gothic"/>
            <w:szCs w:val="20"/>
          </w:rPr>
          <w:t xml:space="preserve"> Shell </w:t>
        </w:r>
      </w:ins>
      <w:ins w:id="59" w:author="Mariana Gonzalez Buendia" w:date="2020-06-17T16:29:00Z">
        <w:r>
          <w:rPr>
            <w:rFonts w:ascii="Century Gothic" w:eastAsia="Tahoma" w:hAnsi="Century Gothic"/>
            <w:szCs w:val="20"/>
          </w:rPr>
          <w:t>start_</w:t>
        </w:r>
      </w:ins>
      <w:r>
        <w:rPr>
          <w:rFonts w:ascii="Century Gothic" w:eastAsia="Tahoma" w:hAnsi="Century Gothic"/>
          <w:szCs w:val="20"/>
        </w:rPr>
        <w:t>host</w:t>
      </w:r>
      <w:ins w:id="60" w:author="Mariana Gonzalez Buendia" w:date="2020-06-17T16:30:00Z">
        <w:r>
          <w:rPr>
            <w:rFonts w:ascii="Century Gothic" w:eastAsia="Tahoma" w:hAnsi="Century Gothic"/>
            <w:szCs w:val="20"/>
          </w:rPr>
          <w:t>.sh</w:t>
        </w:r>
      </w:ins>
      <w:r>
        <w:rPr>
          <w:rFonts w:ascii="Century Gothic" w:eastAsia="Tahoma" w:hAnsi="Century Gothic"/>
          <w:szCs w:val="20"/>
        </w:rPr>
        <w:t xml:space="preserve"> en caso de error se sale del script</w:t>
      </w:r>
    </w:p>
    <w:p w14:paraId="73ADC634" w14:textId="75C97733" w:rsidR="00CE6B04" w:rsidRDefault="009E4FF5" w:rsidP="00CE6B04">
      <w:pPr>
        <w:pStyle w:val="Prrafodelista"/>
        <w:ind w:left="1065"/>
        <w:rPr>
          <w:rFonts w:ascii="Century Gothic" w:eastAsia="Tahoma" w:hAnsi="Century Gothic"/>
          <w:szCs w:val="20"/>
        </w:rPr>
      </w:pPr>
      <w:r w:rsidRPr="009E4FF5">
        <w:rPr>
          <w:rFonts w:ascii="Century Gothic" w:eastAsia="Tahoma" w:hAnsi="Century Gothic"/>
          <w:noProof/>
          <w:szCs w:val="20"/>
        </w:rPr>
        <w:lastRenderedPageBreak/>
        <w:drawing>
          <wp:inline distT="0" distB="0" distL="0" distR="0" wp14:anchorId="21221DCB" wp14:editId="34DDB21D">
            <wp:extent cx="5601482" cy="2343477"/>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1482" cy="2343477"/>
                    </a:xfrm>
                    <a:prstGeom prst="rect">
                      <a:avLst/>
                    </a:prstGeom>
                  </pic:spPr>
                </pic:pic>
              </a:graphicData>
            </a:graphic>
          </wp:inline>
        </w:drawing>
      </w:r>
    </w:p>
    <w:p w14:paraId="03184B27" w14:textId="64017CA7" w:rsidR="009E4FF5" w:rsidRDefault="009E4FF5" w:rsidP="009E4FF5">
      <w:pPr>
        <w:pStyle w:val="Prrafodelista"/>
        <w:numPr>
          <w:ilvl w:val="0"/>
          <w:numId w:val="30"/>
        </w:numPr>
        <w:rPr>
          <w:rFonts w:ascii="Century Gothic" w:eastAsia="Tahoma" w:hAnsi="Century Gothic"/>
          <w:szCs w:val="20"/>
        </w:rPr>
      </w:pPr>
      <w:r>
        <w:rPr>
          <w:rFonts w:ascii="Century Gothic" w:eastAsia="Tahoma" w:hAnsi="Century Gothic"/>
          <w:szCs w:val="20"/>
        </w:rPr>
        <w:t xml:space="preserve">Por ultimo ejecuta una validación de estatus de las instancias para los host </w:t>
      </w:r>
      <w:proofErr w:type="gramStart"/>
      <w:r>
        <w:rPr>
          <w:rFonts w:ascii="Century Gothic" w:eastAsia="Tahoma" w:hAnsi="Century Gothic"/>
          <w:szCs w:val="20"/>
        </w:rPr>
        <w:t>A,B</w:t>
      </w:r>
      <w:proofErr w:type="gramEnd"/>
      <w:r>
        <w:rPr>
          <w:rFonts w:ascii="Century Gothic" w:eastAsia="Tahoma" w:hAnsi="Century Gothic"/>
          <w:szCs w:val="20"/>
        </w:rPr>
        <w:t>,C,D</w:t>
      </w:r>
    </w:p>
    <w:p w14:paraId="4CEEE546" w14:textId="77777777" w:rsidR="009E4FF5" w:rsidRDefault="009E4FF5" w:rsidP="00CE6B04">
      <w:pPr>
        <w:pStyle w:val="Prrafodelista"/>
        <w:ind w:left="1065"/>
        <w:rPr>
          <w:rFonts w:ascii="Century Gothic" w:eastAsia="Tahoma" w:hAnsi="Century Gothic"/>
          <w:szCs w:val="20"/>
        </w:rPr>
      </w:pPr>
    </w:p>
    <w:p w14:paraId="78E55031" w14:textId="498D4A07" w:rsidR="009E4FF5" w:rsidRPr="009E4FF5" w:rsidRDefault="009E4FF5" w:rsidP="00CE6B04">
      <w:pPr>
        <w:pStyle w:val="Prrafodelista"/>
        <w:ind w:left="1065"/>
        <w:rPr>
          <w:rFonts w:ascii="Century Gothic" w:eastAsia="Tahoma" w:hAnsi="Century Gothic"/>
          <w:szCs w:val="20"/>
        </w:rPr>
      </w:pPr>
      <w:r w:rsidRPr="009E4FF5">
        <w:rPr>
          <w:rFonts w:ascii="Century Gothic" w:eastAsia="Tahoma" w:hAnsi="Century Gothic"/>
          <w:noProof/>
          <w:szCs w:val="20"/>
        </w:rPr>
        <w:drawing>
          <wp:inline distT="0" distB="0" distL="0" distR="0" wp14:anchorId="4C5DBC78" wp14:editId="43141DD6">
            <wp:extent cx="5134692" cy="1943371"/>
            <wp:effectExtent l="0" t="0" r="889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4692" cy="1943371"/>
                    </a:xfrm>
                    <a:prstGeom prst="rect">
                      <a:avLst/>
                    </a:prstGeom>
                  </pic:spPr>
                </pic:pic>
              </a:graphicData>
            </a:graphic>
          </wp:inline>
        </w:drawing>
      </w:r>
    </w:p>
    <w:p w14:paraId="59D85892" w14:textId="14435EFB" w:rsidR="00CE6B04" w:rsidRPr="00CE6B04" w:rsidRDefault="00CE6B04" w:rsidP="00CE6B04">
      <w:pPr>
        <w:rPr>
          <w:rFonts w:ascii="Century Gothic" w:eastAsia="Tahoma" w:hAnsi="Century Gothic"/>
          <w:szCs w:val="20"/>
        </w:rPr>
      </w:pPr>
    </w:p>
    <w:p w14:paraId="29DE53C3" w14:textId="702B0CDE" w:rsidR="00B65C2D" w:rsidRPr="00A829CE" w:rsidRDefault="00CE6B04" w:rsidP="001A5CEF">
      <w:pPr>
        <w:pStyle w:val="EstiloTtulo1Antes6ptoDespus3ptoInterlineadoMn"/>
        <w:numPr>
          <w:ilvl w:val="1"/>
          <w:numId w:val="30"/>
        </w:numPr>
        <w:rPr>
          <w:rFonts w:ascii="Century Gothic" w:hAnsi="Century Gothic"/>
          <w:lang w:val="fr-CA"/>
        </w:rPr>
      </w:pPr>
      <w:r w:rsidRPr="009E4FF5">
        <w:rPr>
          <w:rFonts w:ascii="Century Gothic" w:hAnsi="Century Gothic"/>
          <w:lang w:val="es-MX"/>
        </w:rPr>
        <w:t xml:space="preserve"> </w:t>
      </w:r>
      <w:bookmarkStart w:id="61" w:name="_Toc44082572"/>
      <w:r w:rsidR="00A829CE" w:rsidRPr="00A829CE">
        <w:rPr>
          <w:rFonts w:ascii="Century Gothic" w:hAnsi="Century Gothic"/>
          <w:lang w:val="fr-CA"/>
        </w:rPr>
        <w:t>start_host.sh</w:t>
      </w:r>
      <w:bookmarkEnd w:id="61"/>
    </w:p>
    <w:p w14:paraId="16AF2A3C" w14:textId="745C8734" w:rsidR="00952FA6" w:rsidRDefault="00A829CE" w:rsidP="00CE6B04">
      <w:pPr>
        <w:pStyle w:val="Prrafodelista"/>
        <w:ind w:left="1065"/>
        <w:rPr>
          <w:rFonts w:ascii="Century Gothic" w:eastAsia="Tahoma" w:hAnsi="Century Gothic"/>
          <w:szCs w:val="20"/>
        </w:rPr>
      </w:pPr>
      <w:r>
        <w:rPr>
          <w:rFonts w:ascii="Century Gothic" w:eastAsia="Tahoma" w:hAnsi="Century Gothic"/>
          <w:noProof/>
          <w:szCs w:val="20"/>
        </w:rPr>
        <w:drawing>
          <wp:inline distT="0" distB="0" distL="0" distR="0" wp14:anchorId="4ABBF7DB" wp14:editId="161D1287">
            <wp:extent cx="2352675" cy="17621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52675" cy="1762125"/>
                    </a:xfrm>
                    <a:prstGeom prst="rect">
                      <a:avLst/>
                    </a:prstGeom>
                    <a:noFill/>
                    <a:ln>
                      <a:noFill/>
                    </a:ln>
                  </pic:spPr>
                </pic:pic>
              </a:graphicData>
            </a:graphic>
          </wp:inline>
        </w:drawing>
      </w:r>
    </w:p>
    <w:p w14:paraId="643CE585" w14:textId="1BAEB9CE" w:rsidR="0070425E" w:rsidRDefault="00CE6B04" w:rsidP="00CE6B04">
      <w:pPr>
        <w:pStyle w:val="Prrafodelista"/>
        <w:ind w:left="1065"/>
        <w:rPr>
          <w:rFonts w:ascii="Century Gothic" w:eastAsia="Tahoma" w:hAnsi="Century Gothic"/>
          <w:szCs w:val="20"/>
        </w:rPr>
      </w:pPr>
      <w:r w:rsidRPr="00CE6B04">
        <w:rPr>
          <w:rFonts w:ascii="Century Gothic" w:eastAsia="Tahoma" w:hAnsi="Century Gothic"/>
          <w:szCs w:val="20"/>
        </w:rPr>
        <w:t xml:space="preserve">Este Shell es el script </w:t>
      </w:r>
      <w:r>
        <w:rPr>
          <w:rFonts w:ascii="Century Gothic" w:eastAsia="Tahoma" w:hAnsi="Century Gothic"/>
          <w:szCs w:val="20"/>
        </w:rPr>
        <w:t xml:space="preserve">secundario que contiene la lógica necesaria para inicializar los </w:t>
      </w:r>
      <w:r w:rsidR="00341C0F">
        <w:rPr>
          <w:rFonts w:ascii="Century Gothic" w:eastAsia="Tahoma" w:hAnsi="Century Gothic"/>
          <w:szCs w:val="20"/>
        </w:rPr>
        <w:t>JOBOSS</w:t>
      </w:r>
      <w:r w:rsidR="00E15D39">
        <w:rPr>
          <w:rFonts w:ascii="Century Gothic" w:eastAsia="Tahoma" w:hAnsi="Century Gothic"/>
          <w:szCs w:val="20"/>
        </w:rPr>
        <w:t xml:space="preserve"> </w:t>
      </w:r>
      <w:r w:rsidR="00341C0F">
        <w:rPr>
          <w:rFonts w:ascii="Century Gothic" w:eastAsia="Tahoma" w:hAnsi="Century Gothic"/>
          <w:szCs w:val="20"/>
        </w:rPr>
        <w:t>EAP</w:t>
      </w:r>
      <w:r>
        <w:rPr>
          <w:rFonts w:ascii="Century Gothic" w:eastAsia="Tahoma" w:hAnsi="Century Gothic"/>
          <w:szCs w:val="20"/>
        </w:rPr>
        <w:t xml:space="preserve"> de </w:t>
      </w:r>
      <w:r w:rsidR="00341C0F">
        <w:rPr>
          <w:rFonts w:ascii="Century Gothic" w:eastAsia="Tahoma" w:hAnsi="Century Gothic"/>
          <w:szCs w:val="20"/>
        </w:rPr>
        <w:t>INDEVAL</w:t>
      </w:r>
      <w:r>
        <w:rPr>
          <w:rFonts w:ascii="Century Gothic" w:eastAsia="Tahoma" w:hAnsi="Century Gothic"/>
          <w:szCs w:val="20"/>
        </w:rPr>
        <w:t>.</w:t>
      </w:r>
      <w:r w:rsidR="0070425E">
        <w:rPr>
          <w:rFonts w:ascii="Century Gothic" w:eastAsia="Tahoma" w:hAnsi="Century Gothic"/>
          <w:szCs w:val="20"/>
        </w:rPr>
        <w:t xml:space="preserve"> Se encuentra en el </w:t>
      </w:r>
      <w:proofErr w:type="spellStart"/>
      <w:r w:rsidR="0070425E">
        <w:rPr>
          <w:rFonts w:ascii="Century Gothic" w:eastAsia="Tahoma" w:hAnsi="Century Gothic"/>
          <w:szCs w:val="20"/>
        </w:rPr>
        <w:t>path</w:t>
      </w:r>
      <w:proofErr w:type="spellEnd"/>
      <w:r w:rsidR="0070425E">
        <w:rPr>
          <w:rFonts w:ascii="Century Gothic" w:eastAsia="Tahoma" w:hAnsi="Century Gothic"/>
          <w:szCs w:val="20"/>
        </w:rPr>
        <w:t xml:space="preserve"> </w:t>
      </w:r>
      <w:r w:rsidR="00226524">
        <w:rPr>
          <w:rFonts w:ascii="Century Gothic" w:eastAsia="Tahoma" w:hAnsi="Century Gothic"/>
          <w:szCs w:val="20"/>
        </w:rPr>
        <w:t>“</w:t>
      </w:r>
      <w:proofErr w:type="gramStart"/>
      <w:r w:rsidR="00341C0F">
        <w:rPr>
          <w:rFonts w:ascii="Century Gothic" w:eastAsia="Tahoma" w:hAnsi="Century Gothic"/>
          <w:szCs w:val="20"/>
        </w:rPr>
        <w:t>INDEVAL</w:t>
      </w:r>
      <w:r w:rsidR="0070425E">
        <w:rPr>
          <w:rFonts w:ascii="Century Gothic" w:eastAsia="Tahoma" w:hAnsi="Century Gothic"/>
          <w:szCs w:val="20"/>
        </w:rPr>
        <w:t>/</w:t>
      </w:r>
      <w:proofErr w:type="spellStart"/>
      <w:r w:rsidR="00341C0F">
        <w:rPr>
          <w:rFonts w:ascii="Century Gothic" w:eastAsia="Tahoma" w:hAnsi="Century Gothic"/>
          <w:szCs w:val="20"/>
        </w:rPr>
        <w:t>jboss</w:t>
      </w:r>
      <w:proofErr w:type="spellEnd"/>
      <w:r w:rsidR="0070425E">
        <w:rPr>
          <w:rFonts w:ascii="Century Gothic" w:eastAsia="Tahoma" w:hAnsi="Century Gothic"/>
          <w:szCs w:val="20"/>
        </w:rPr>
        <w:t>/stat_</w:t>
      </w:r>
      <w:r w:rsidR="00341C0F">
        <w:rPr>
          <w:rFonts w:ascii="Century Gothic" w:eastAsia="Tahoma" w:hAnsi="Century Gothic"/>
          <w:szCs w:val="20"/>
        </w:rPr>
        <w:t>host</w:t>
      </w:r>
      <w:r w:rsidR="0070425E">
        <w:rPr>
          <w:rFonts w:ascii="Century Gothic" w:eastAsia="Tahoma" w:hAnsi="Century Gothic"/>
          <w:szCs w:val="20"/>
        </w:rPr>
        <w:t>.sh</w:t>
      </w:r>
      <w:r w:rsidR="00226524">
        <w:rPr>
          <w:rFonts w:ascii="Century Gothic" w:eastAsia="Tahoma" w:hAnsi="Century Gothic"/>
          <w:szCs w:val="20"/>
        </w:rPr>
        <w:t>“</w:t>
      </w:r>
      <w:proofErr w:type="gramEnd"/>
    </w:p>
    <w:p w14:paraId="0944CA90" w14:textId="0E1C06C8" w:rsidR="00CE6B04" w:rsidRDefault="00CE6B04" w:rsidP="00CE6B04">
      <w:pPr>
        <w:pStyle w:val="Prrafodelista"/>
        <w:ind w:left="1065"/>
        <w:rPr>
          <w:rFonts w:ascii="Century Gothic" w:eastAsia="Tahoma" w:hAnsi="Century Gothic"/>
          <w:szCs w:val="20"/>
        </w:rPr>
      </w:pPr>
      <w:r w:rsidRPr="00CE6B04">
        <w:rPr>
          <w:rFonts w:ascii="Century Gothic" w:eastAsia="Tahoma" w:hAnsi="Century Gothic"/>
          <w:szCs w:val="20"/>
        </w:rPr>
        <w:lastRenderedPageBreak/>
        <w:t>Consta de los siguientes pasos:</w:t>
      </w:r>
    </w:p>
    <w:p w14:paraId="249766F2" w14:textId="68F39C63" w:rsidR="009823F9" w:rsidRDefault="00AC350A" w:rsidP="00CE6B04">
      <w:pPr>
        <w:pStyle w:val="Prrafodelista"/>
        <w:numPr>
          <w:ilvl w:val="0"/>
          <w:numId w:val="31"/>
        </w:numPr>
        <w:rPr>
          <w:ins w:id="62" w:author="Mariana Gonzalez Buendia" w:date="2020-06-17T16:39:00Z"/>
          <w:rFonts w:ascii="Century Gothic" w:eastAsia="Tahoma" w:hAnsi="Century Gothic"/>
          <w:szCs w:val="20"/>
        </w:rPr>
      </w:pPr>
      <w:r>
        <w:rPr>
          <w:rFonts w:ascii="Century Gothic" w:eastAsia="Tahoma" w:hAnsi="Century Gothic"/>
          <w:szCs w:val="20"/>
        </w:rPr>
        <w:t xml:space="preserve">Recibe </w:t>
      </w:r>
      <w:r w:rsidR="00B406E9">
        <w:rPr>
          <w:rFonts w:ascii="Century Gothic" w:eastAsia="Tahoma" w:hAnsi="Century Gothic"/>
          <w:szCs w:val="20"/>
        </w:rPr>
        <w:t>host</w:t>
      </w:r>
      <w:r>
        <w:rPr>
          <w:rFonts w:ascii="Century Gothic" w:eastAsia="Tahoma" w:hAnsi="Century Gothic"/>
          <w:szCs w:val="20"/>
        </w:rPr>
        <w:t xml:space="preserve"> a levantar</w:t>
      </w:r>
      <w:ins w:id="63" w:author="Mariana Gonzalez Buendia" w:date="2020-06-17T16:36:00Z">
        <w:r w:rsidR="009823F9">
          <w:rPr>
            <w:rFonts w:ascii="Century Gothic" w:eastAsia="Tahoma" w:hAnsi="Century Gothic"/>
            <w:szCs w:val="20"/>
          </w:rPr>
          <w:t xml:space="preserve"> y posteriormente </w:t>
        </w:r>
      </w:ins>
      <w:ins w:id="64" w:author="Mariana Gonzalez Buendia" w:date="2020-06-17T16:37:00Z">
        <w:r w:rsidR="009823F9">
          <w:rPr>
            <w:rFonts w:ascii="Century Gothic" w:eastAsia="Tahoma" w:hAnsi="Century Gothic"/>
            <w:szCs w:val="20"/>
          </w:rPr>
          <w:t>valida lo siguiente</w:t>
        </w:r>
      </w:ins>
    </w:p>
    <w:p w14:paraId="41F56EF8" w14:textId="20F0E908" w:rsidR="009823F9" w:rsidRDefault="009823F9" w:rsidP="009823F9">
      <w:pPr>
        <w:pStyle w:val="Prrafodelista"/>
        <w:numPr>
          <w:ilvl w:val="1"/>
          <w:numId w:val="31"/>
        </w:numPr>
        <w:rPr>
          <w:ins w:id="65" w:author="Mariana Gonzalez Buendia" w:date="2020-06-17T16:39:00Z"/>
          <w:rFonts w:ascii="Century Gothic" w:eastAsia="Tahoma" w:hAnsi="Century Gothic"/>
          <w:szCs w:val="20"/>
        </w:rPr>
      </w:pPr>
      <w:ins w:id="66" w:author="Mariana Gonzalez Buendia" w:date="2020-06-17T16:39:00Z">
        <w:r>
          <w:rPr>
            <w:rFonts w:ascii="Century Gothic" w:eastAsia="Tahoma" w:hAnsi="Century Gothic"/>
            <w:szCs w:val="20"/>
          </w:rPr>
          <w:t>Q</w:t>
        </w:r>
      </w:ins>
      <w:ins w:id="67" w:author="Mariana Gonzalez Buendia" w:date="2020-06-17T16:37:00Z">
        <w:r>
          <w:rPr>
            <w:rFonts w:ascii="Century Gothic" w:eastAsia="Tahoma" w:hAnsi="Century Gothic"/>
            <w:szCs w:val="20"/>
          </w:rPr>
          <w:t xml:space="preserve">ue el parámetro no venga </w:t>
        </w:r>
        <w:proofErr w:type="spellStart"/>
        <w:r>
          <w:rPr>
            <w:rFonts w:ascii="Century Gothic" w:eastAsia="Tahoma" w:hAnsi="Century Gothic"/>
            <w:szCs w:val="20"/>
          </w:rPr>
          <w:t>vacio</w:t>
        </w:r>
      </w:ins>
      <w:proofErr w:type="spellEnd"/>
      <w:ins w:id="68" w:author="Mariana Gonzalez Buendia" w:date="2020-06-17T16:39:00Z">
        <w:r>
          <w:rPr>
            <w:rFonts w:ascii="Century Gothic" w:eastAsia="Tahoma" w:hAnsi="Century Gothic"/>
            <w:szCs w:val="20"/>
          </w:rPr>
          <w:t>, en case de esta</w:t>
        </w:r>
      </w:ins>
      <w:ins w:id="69" w:author="Mariana Gonzalez Buendia" w:date="2020-06-17T16:40:00Z">
        <w:r>
          <w:rPr>
            <w:rFonts w:ascii="Century Gothic" w:eastAsia="Tahoma" w:hAnsi="Century Gothic"/>
            <w:szCs w:val="20"/>
          </w:rPr>
          <w:t xml:space="preserve">r </w:t>
        </w:r>
        <w:proofErr w:type="spellStart"/>
        <w:r>
          <w:rPr>
            <w:rFonts w:ascii="Century Gothic" w:eastAsia="Tahoma" w:hAnsi="Century Gothic"/>
            <w:szCs w:val="20"/>
          </w:rPr>
          <w:t>vacio</w:t>
        </w:r>
        <w:proofErr w:type="spellEnd"/>
        <w:r>
          <w:rPr>
            <w:rFonts w:ascii="Century Gothic" w:eastAsia="Tahoma" w:hAnsi="Century Gothic"/>
            <w:szCs w:val="20"/>
          </w:rPr>
          <w:t xml:space="preserve"> imprime mensaje de error</w:t>
        </w:r>
      </w:ins>
    </w:p>
    <w:p w14:paraId="046BB8D0" w14:textId="3B5253A1" w:rsidR="009823F9" w:rsidRDefault="009823F9" w:rsidP="009823F9">
      <w:pPr>
        <w:pStyle w:val="Prrafodelista"/>
        <w:numPr>
          <w:ilvl w:val="1"/>
          <w:numId w:val="31"/>
        </w:numPr>
        <w:rPr>
          <w:ins w:id="70" w:author="Mariana Gonzalez Buendia" w:date="2020-06-17T16:40:00Z"/>
          <w:rFonts w:ascii="Century Gothic" w:eastAsia="Tahoma" w:hAnsi="Century Gothic"/>
          <w:szCs w:val="20"/>
        </w:rPr>
      </w:pPr>
      <w:ins w:id="71" w:author="Mariana Gonzalez Buendia" w:date="2020-06-17T16:40:00Z">
        <w:r>
          <w:rPr>
            <w:rFonts w:ascii="Century Gothic" w:eastAsia="Tahoma" w:hAnsi="Century Gothic"/>
            <w:szCs w:val="20"/>
          </w:rPr>
          <w:t xml:space="preserve">Si </w:t>
        </w:r>
      </w:ins>
      <w:ins w:id="72" w:author="Mariana Gonzalez Buendia" w:date="2020-06-17T16:38:00Z">
        <w:r>
          <w:rPr>
            <w:rFonts w:ascii="Century Gothic" w:eastAsia="Tahoma" w:hAnsi="Century Gothic"/>
            <w:szCs w:val="20"/>
          </w:rPr>
          <w:t xml:space="preserve">el parámetro </w:t>
        </w:r>
      </w:ins>
      <w:r w:rsidR="00B406E9">
        <w:rPr>
          <w:rFonts w:ascii="Century Gothic" w:eastAsia="Tahoma" w:hAnsi="Century Gothic"/>
          <w:szCs w:val="20"/>
        </w:rPr>
        <w:t xml:space="preserve">es diferente de </w:t>
      </w:r>
      <w:proofErr w:type="gramStart"/>
      <w:r w:rsidR="00B406E9">
        <w:rPr>
          <w:rFonts w:ascii="Century Gothic" w:eastAsia="Tahoma" w:hAnsi="Century Gothic"/>
          <w:szCs w:val="20"/>
        </w:rPr>
        <w:t>A,B</w:t>
      </w:r>
      <w:proofErr w:type="gramEnd"/>
      <w:r w:rsidR="00B406E9">
        <w:rPr>
          <w:rFonts w:ascii="Century Gothic" w:eastAsia="Tahoma" w:hAnsi="Century Gothic"/>
          <w:szCs w:val="20"/>
        </w:rPr>
        <w:t>,C,D</w:t>
      </w:r>
      <w:ins w:id="73" w:author="Mariana Gonzalez Buendia" w:date="2020-06-17T16:40:00Z">
        <w:r>
          <w:rPr>
            <w:rFonts w:ascii="Century Gothic" w:eastAsia="Tahoma" w:hAnsi="Century Gothic"/>
            <w:szCs w:val="20"/>
          </w:rPr>
          <w:t>, imprime mensaje de error.</w:t>
        </w:r>
      </w:ins>
      <w:del w:id="74" w:author="Mariana Gonzalez Buendia" w:date="2020-06-17T16:40:00Z">
        <w:r w:rsidR="00AC350A" w:rsidDel="009823F9">
          <w:rPr>
            <w:rFonts w:ascii="Century Gothic" w:eastAsia="Tahoma" w:hAnsi="Century Gothic"/>
            <w:szCs w:val="20"/>
          </w:rPr>
          <w:delText xml:space="preserve"> </w:delText>
        </w:r>
      </w:del>
    </w:p>
    <w:p w14:paraId="58E81FE0" w14:textId="59A35C07" w:rsidR="009823F9" w:rsidRDefault="009823F9" w:rsidP="009823F9">
      <w:pPr>
        <w:pStyle w:val="Prrafodelista"/>
        <w:numPr>
          <w:ilvl w:val="1"/>
          <w:numId w:val="31"/>
        </w:numPr>
        <w:rPr>
          <w:ins w:id="75" w:author="Mariana Gonzalez Buendia" w:date="2020-06-17T16:41:00Z"/>
          <w:rFonts w:ascii="Century Gothic" w:eastAsia="Tahoma" w:hAnsi="Century Gothic"/>
          <w:szCs w:val="20"/>
        </w:rPr>
      </w:pPr>
      <w:ins w:id="76" w:author="Mariana Gonzalez Buendia" w:date="2020-06-17T16:40:00Z">
        <w:r>
          <w:rPr>
            <w:rFonts w:ascii="Century Gothic" w:eastAsia="Tahoma" w:hAnsi="Century Gothic"/>
            <w:szCs w:val="20"/>
          </w:rPr>
          <w:t>Si</w:t>
        </w:r>
      </w:ins>
      <w:ins w:id="77" w:author="Mariana Gonzalez Buendia" w:date="2020-06-17T16:41:00Z">
        <w:r>
          <w:rPr>
            <w:rFonts w:ascii="Century Gothic" w:eastAsia="Tahoma" w:hAnsi="Century Gothic"/>
            <w:szCs w:val="20"/>
          </w:rPr>
          <w:t xml:space="preserve"> el parámetro es </w:t>
        </w:r>
      </w:ins>
      <w:r w:rsidR="00B406E9">
        <w:rPr>
          <w:rFonts w:ascii="Century Gothic" w:eastAsia="Tahoma" w:hAnsi="Century Gothic"/>
          <w:szCs w:val="20"/>
        </w:rPr>
        <w:t>diferente de A,</w:t>
      </w:r>
      <w:ins w:id="78" w:author="Mariana Gonzalez Buendia" w:date="2020-06-17T16:41:00Z">
        <w:r>
          <w:rPr>
            <w:rFonts w:ascii="Century Gothic" w:eastAsia="Tahoma" w:hAnsi="Century Gothic"/>
            <w:szCs w:val="20"/>
          </w:rPr>
          <w:t xml:space="preserve"> </w:t>
        </w:r>
      </w:ins>
      <w:del w:id="79" w:author="Mariana Gonzalez Buendia" w:date="2020-06-17T16:41:00Z">
        <w:r w:rsidR="00AC350A" w:rsidDel="009823F9">
          <w:rPr>
            <w:rFonts w:ascii="Century Gothic" w:eastAsia="Tahoma" w:hAnsi="Century Gothic"/>
            <w:szCs w:val="20"/>
          </w:rPr>
          <w:delText xml:space="preserve">e </w:delText>
        </w:r>
      </w:del>
      <w:ins w:id="80" w:author="Mariana Gonzalez Buendia" w:date="2020-06-17T16:42:00Z">
        <w:r>
          <w:rPr>
            <w:rFonts w:ascii="Century Gothic" w:eastAsia="Tahoma" w:hAnsi="Century Gothic"/>
            <w:szCs w:val="20"/>
          </w:rPr>
          <w:t xml:space="preserve">se </w:t>
        </w:r>
        <w:proofErr w:type="spellStart"/>
        <w:r>
          <w:rPr>
            <w:rFonts w:ascii="Century Gothic" w:eastAsia="Tahoma" w:hAnsi="Century Gothic"/>
            <w:szCs w:val="20"/>
          </w:rPr>
          <w:t>esta</w:t>
        </w:r>
        <w:proofErr w:type="spellEnd"/>
        <w:r>
          <w:rPr>
            <w:rFonts w:ascii="Century Gothic" w:eastAsia="Tahoma" w:hAnsi="Century Gothic"/>
            <w:szCs w:val="20"/>
          </w:rPr>
          <w:t xml:space="preserve"> ejecutando en un host remoto</w:t>
        </w:r>
      </w:ins>
      <w:r w:rsidR="00B406E9">
        <w:rPr>
          <w:rFonts w:ascii="Century Gothic" w:eastAsia="Tahoma" w:hAnsi="Century Gothic"/>
          <w:szCs w:val="20"/>
        </w:rPr>
        <w:t>.</w:t>
      </w:r>
    </w:p>
    <w:p w14:paraId="768D85E2" w14:textId="62F23544" w:rsidR="00CE6B04" w:rsidRDefault="00B406E9" w:rsidP="00AC350A">
      <w:pPr>
        <w:pStyle w:val="Prrafodelista"/>
        <w:ind w:left="1425"/>
        <w:rPr>
          <w:rFonts w:ascii="Century Gothic" w:eastAsia="Tahoma" w:hAnsi="Century Gothic"/>
          <w:szCs w:val="20"/>
        </w:rPr>
      </w:pPr>
      <w:r w:rsidRPr="00B406E9">
        <w:rPr>
          <w:rFonts w:ascii="Century Gothic" w:eastAsia="Tahoma" w:hAnsi="Century Gothic"/>
          <w:noProof/>
          <w:szCs w:val="20"/>
        </w:rPr>
        <w:drawing>
          <wp:inline distT="0" distB="0" distL="0" distR="0" wp14:anchorId="4096B562" wp14:editId="70B9583A">
            <wp:extent cx="5220429" cy="177189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20429" cy="1771897"/>
                    </a:xfrm>
                    <a:prstGeom prst="rect">
                      <a:avLst/>
                    </a:prstGeom>
                  </pic:spPr>
                </pic:pic>
              </a:graphicData>
            </a:graphic>
          </wp:inline>
        </w:drawing>
      </w:r>
      <w:del w:id="81" w:author="Mariana Gonzalez Buendia" w:date="2020-06-17T16:42:00Z">
        <w:r w:rsidR="00CE6B04" w:rsidDel="00AD102B">
          <w:rPr>
            <w:rFonts w:ascii="Century Gothic" w:eastAsia="Tahoma" w:hAnsi="Century Gothic"/>
            <w:szCs w:val="20"/>
          </w:rPr>
          <w:delText>Inicializado de variables de entorno</w:delText>
        </w:r>
        <w:r w:rsidR="00226524" w:rsidDel="00AD102B">
          <w:rPr>
            <w:rFonts w:ascii="Century Gothic" w:eastAsia="Tahoma" w:hAnsi="Century Gothic"/>
            <w:szCs w:val="20"/>
          </w:rPr>
          <w:delText>.</w:delText>
        </w:r>
      </w:del>
    </w:p>
    <w:p w14:paraId="00F24E9E" w14:textId="74B73117" w:rsidR="00B406E9" w:rsidDel="00AD102B" w:rsidRDefault="00B406E9">
      <w:pPr>
        <w:pStyle w:val="Prrafodelista"/>
        <w:numPr>
          <w:ilvl w:val="1"/>
          <w:numId w:val="31"/>
        </w:numPr>
        <w:rPr>
          <w:del w:id="82" w:author="Mariana Gonzalez Buendia" w:date="2020-06-17T16:42:00Z"/>
          <w:rFonts w:ascii="Century Gothic" w:eastAsia="Tahoma" w:hAnsi="Century Gothic"/>
          <w:szCs w:val="20"/>
        </w:rPr>
        <w:pPrChange w:id="83" w:author="Mariana Gonzalez Buendia" w:date="2020-06-17T16:39:00Z">
          <w:pPr>
            <w:pStyle w:val="Prrafodelista"/>
            <w:numPr>
              <w:numId w:val="31"/>
            </w:numPr>
            <w:ind w:left="1425" w:hanging="360"/>
          </w:pPr>
        </w:pPrChange>
      </w:pPr>
      <w:r w:rsidRPr="00B406E9">
        <w:rPr>
          <w:rFonts w:ascii="Century Gothic" w:eastAsia="Tahoma" w:hAnsi="Century Gothic"/>
          <w:noProof/>
          <w:szCs w:val="20"/>
        </w:rPr>
        <w:drawing>
          <wp:inline distT="0" distB="0" distL="0" distR="0" wp14:anchorId="32E33285" wp14:editId="5115F933">
            <wp:extent cx="5258534" cy="3057952"/>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58534" cy="3057952"/>
                    </a:xfrm>
                    <a:prstGeom prst="rect">
                      <a:avLst/>
                    </a:prstGeom>
                  </pic:spPr>
                </pic:pic>
              </a:graphicData>
            </a:graphic>
          </wp:inline>
        </w:drawing>
      </w:r>
    </w:p>
    <w:p w14:paraId="4E9A7416" w14:textId="77D45DB7" w:rsidR="00AC350A" w:rsidRDefault="00AC350A" w:rsidP="00AC350A">
      <w:pPr>
        <w:pStyle w:val="Prrafodelista"/>
        <w:ind w:left="1425"/>
        <w:rPr>
          <w:rFonts w:ascii="Century Gothic" w:eastAsia="Tahoma" w:hAnsi="Century Gothic"/>
          <w:szCs w:val="20"/>
        </w:rPr>
      </w:pPr>
    </w:p>
    <w:p w14:paraId="4C7F8959" w14:textId="1ACDC458" w:rsidR="00AC350A" w:rsidRDefault="00AC350A" w:rsidP="00AC350A">
      <w:pPr>
        <w:rPr>
          <w:rFonts w:ascii="Century Gothic" w:eastAsia="Tahoma" w:hAnsi="Century Gothic"/>
          <w:szCs w:val="20"/>
        </w:rPr>
      </w:pPr>
      <w:r>
        <w:rPr>
          <w:rFonts w:ascii="Century Gothic" w:eastAsia="Tahoma" w:hAnsi="Century Gothic"/>
          <w:szCs w:val="20"/>
        </w:rPr>
        <w:tab/>
      </w:r>
      <w:r>
        <w:rPr>
          <w:rFonts w:ascii="Century Gothic" w:eastAsia="Tahoma" w:hAnsi="Century Gothic"/>
          <w:szCs w:val="20"/>
        </w:rPr>
        <w:tab/>
      </w:r>
    </w:p>
    <w:p w14:paraId="7F016305" w14:textId="35639D51" w:rsidR="00AC350A" w:rsidRDefault="00B406E9" w:rsidP="00AC350A">
      <w:pPr>
        <w:pStyle w:val="Prrafodelista"/>
        <w:numPr>
          <w:ilvl w:val="0"/>
          <w:numId w:val="31"/>
        </w:numPr>
        <w:rPr>
          <w:rFonts w:ascii="Century Gothic" w:eastAsia="Tahoma" w:hAnsi="Century Gothic"/>
          <w:szCs w:val="20"/>
        </w:rPr>
      </w:pPr>
      <w:r>
        <w:rPr>
          <w:rFonts w:ascii="Century Gothic" w:eastAsia="Tahoma" w:hAnsi="Century Gothic"/>
          <w:szCs w:val="20"/>
        </w:rPr>
        <w:t xml:space="preserve">Se tiene la función </w:t>
      </w:r>
      <w:proofErr w:type="spellStart"/>
      <w:r w:rsidRPr="00B406E9">
        <w:rPr>
          <w:rFonts w:ascii="Century Gothic" w:eastAsia="Tahoma" w:hAnsi="Century Gothic"/>
          <w:szCs w:val="20"/>
        </w:rPr>
        <w:t>valida_</w:t>
      </w:r>
      <w:proofErr w:type="gramStart"/>
      <w:r w:rsidRPr="00B406E9">
        <w:rPr>
          <w:rFonts w:ascii="Century Gothic" w:eastAsia="Tahoma" w:hAnsi="Century Gothic"/>
          <w:szCs w:val="20"/>
        </w:rPr>
        <w:t>procesos</w:t>
      </w:r>
      <w:proofErr w:type="spellEnd"/>
      <w:r>
        <w:rPr>
          <w:rFonts w:ascii="Century Gothic" w:eastAsia="Tahoma" w:hAnsi="Century Gothic"/>
          <w:szCs w:val="20"/>
        </w:rPr>
        <w:t>(</w:t>
      </w:r>
      <w:proofErr w:type="gramEnd"/>
      <w:r>
        <w:rPr>
          <w:rFonts w:ascii="Century Gothic" w:eastAsia="Tahoma" w:hAnsi="Century Gothic"/>
          <w:szCs w:val="20"/>
        </w:rPr>
        <w:t>) para evaluación de procesos que se encuentren en ejecución regresara 0 si hay procesos levantados y 1 si no hay procesos levantados</w:t>
      </w:r>
      <w:r w:rsidR="004B4DEB">
        <w:rPr>
          <w:rFonts w:ascii="Century Gothic" w:eastAsia="Tahoma" w:hAnsi="Century Gothic"/>
          <w:szCs w:val="20"/>
        </w:rPr>
        <w:t>, para este caso hará evaluación del proceso principal, así como como procesos intermedios y sub procesos</w:t>
      </w:r>
      <w:del w:id="84" w:author="Mariana Gonzalez Buendia" w:date="2020-06-17T16:45:00Z">
        <w:r w:rsidR="00AC350A" w:rsidDel="00AD102B">
          <w:rPr>
            <w:rFonts w:ascii="Century Gothic" w:eastAsia="Tahoma" w:hAnsi="Century Gothic"/>
            <w:szCs w:val="20"/>
          </w:rPr>
          <w:delText xml:space="preserve"> </w:delText>
        </w:r>
      </w:del>
    </w:p>
    <w:p w14:paraId="1A67E7DC" w14:textId="42491B7C" w:rsidR="00AC350A" w:rsidRDefault="009F1A73" w:rsidP="00AC350A">
      <w:pPr>
        <w:pStyle w:val="Prrafodelista"/>
        <w:ind w:left="1425"/>
        <w:rPr>
          <w:rFonts w:ascii="Century Gothic" w:eastAsia="Tahoma" w:hAnsi="Century Gothic"/>
          <w:szCs w:val="20"/>
        </w:rPr>
      </w:pPr>
      <w:commentRangeStart w:id="85"/>
      <w:commentRangeEnd w:id="85"/>
      <w:r>
        <w:rPr>
          <w:rStyle w:val="Refdecomentario"/>
          <w:rFonts w:asciiTheme="minorHAnsi" w:eastAsiaTheme="minorHAnsi" w:hAnsiTheme="minorHAnsi" w:cstheme="minorBidi"/>
          <w:color w:val="auto"/>
          <w:lang w:val="es-MX" w:eastAsia="en-US"/>
        </w:rPr>
        <w:lastRenderedPageBreak/>
        <w:commentReference w:id="85"/>
      </w:r>
      <w:r w:rsidR="00B406E9" w:rsidRPr="00B406E9">
        <w:rPr>
          <w:noProof/>
        </w:rPr>
        <w:t xml:space="preserve"> </w:t>
      </w:r>
      <w:r w:rsidR="00B406E9" w:rsidRPr="00B406E9">
        <w:rPr>
          <w:rFonts w:ascii="Century Gothic" w:eastAsia="Tahoma" w:hAnsi="Century Gothic"/>
          <w:noProof/>
          <w:szCs w:val="20"/>
        </w:rPr>
        <w:drawing>
          <wp:inline distT="0" distB="0" distL="0" distR="0" wp14:anchorId="6A9FF3BF" wp14:editId="4BEE205E">
            <wp:extent cx="5612130" cy="1377315"/>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1377315"/>
                    </a:xfrm>
                    <a:prstGeom prst="rect">
                      <a:avLst/>
                    </a:prstGeom>
                  </pic:spPr>
                </pic:pic>
              </a:graphicData>
            </a:graphic>
          </wp:inline>
        </w:drawing>
      </w:r>
    </w:p>
    <w:p w14:paraId="693D82BE" w14:textId="7050B1BE" w:rsidR="00AC350A" w:rsidRDefault="00AC350A" w:rsidP="00AC350A">
      <w:pPr>
        <w:rPr>
          <w:rFonts w:ascii="Century Gothic" w:eastAsia="Tahoma" w:hAnsi="Century Gothic"/>
          <w:szCs w:val="20"/>
        </w:rPr>
      </w:pPr>
    </w:p>
    <w:p w14:paraId="62BFB7FD" w14:textId="77777777" w:rsidR="0010792C" w:rsidRDefault="0010792C" w:rsidP="00AC350A">
      <w:pPr>
        <w:rPr>
          <w:rFonts w:ascii="Century Gothic" w:eastAsia="Tahoma" w:hAnsi="Century Gothic"/>
          <w:szCs w:val="20"/>
        </w:rPr>
      </w:pPr>
    </w:p>
    <w:p w14:paraId="5DA1FBBF" w14:textId="358D1FE0" w:rsidR="00AC350A" w:rsidRDefault="00FC1C4E" w:rsidP="00AC350A">
      <w:pPr>
        <w:pStyle w:val="Prrafodelista"/>
        <w:numPr>
          <w:ilvl w:val="0"/>
          <w:numId w:val="31"/>
        </w:numPr>
        <w:rPr>
          <w:ins w:id="86" w:author="Mariana Gonzalez Buendia" w:date="2020-06-17T16:55:00Z"/>
          <w:rFonts w:ascii="Century Gothic" w:eastAsia="Tahoma" w:hAnsi="Century Gothic"/>
          <w:szCs w:val="20"/>
        </w:rPr>
      </w:pPr>
      <w:r>
        <w:rPr>
          <w:rFonts w:ascii="Century Gothic" w:eastAsia="Tahoma" w:hAnsi="Century Gothic"/>
          <w:szCs w:val="20"/>
        </w:rPr>
        <w:t xml:space="preserve">Para la función </w:t>
      </w:r>
      <w:proofErr w:type="spellStart"/>
      <w:r w:rsidRPr="00FC1C4E">
        <w:rPr>
          <w:rFonts w:ascii="Century Gothic" w:eastAsia="Tahoma" w:hAnsi="Century Gothic"/>
          <w:szCs w:val="20"/>
        </w:rPr>
        <w:t>valida_proceso_</w:t>
      </w:r>
      <w:proofErr w:type="gramStart"/>
      <w:r w:rsidRPr="00FC1C4E">
        <w:rPr>
          <w:rFonts w:ascii="Century Gothic" w:eastAsia="Tahoma" w:hAnsi="Century Gothic"/>
          <w:szCs w:val="20"/>
        </w:rPr>
        <w:t>jbosseap</w:t>
      </w:r>
      <w:proofErr w:type="spellEnd"/>
      <w:r>
        <w:rPr>
          <w:rFonts w:ascii="Century Gothic" w:eastAsia="Tahoma" w:hAnsi="Century Gothic"/>
          <w:szCs w:val="20"/>
        </w:rPr>
        <w:t>(</w:t>
      </w:r>
      <w:proofErr w:type="gramEnd"/>
      <w:r>
        <w:rPr>
          <w:rFonts w:ascii="Century Gothic" w:eastAsia="Tahoma" w:hAnsi="Century Gothic"/>
          <w:szCs w:val="20"/>
        </w:rPr>
        <w:t xml:space="preserve">) </w:t>
      </w:r>
      <w:proofErr w:type="spellStart"/>
      <w:r>
        <w:rPr>
          <w:rFonts w:ascii="Century Gothic" w:eastAsia="Tahoma" w:hAnsi="Century Gothic"/>
          <w:szCs w:val="20"/>
        </w:rPr>
        <w:t>evalua</w:t>
      </w:r>
      <w:proofErr w:type="spellEnd"/>
      <w:r>
        <w:rPr>
          <w:rFonts w:ascii="Century Gothic" w:eastAsia="Tahoma" w:hAnsi="Century Gothic"/>
          <w:szCs w:val="20"/>
        </w:rPr>
        <w:t xml:space="preserve"> lo siguiente:</w:t>
      </w:r>
      <w:r w:rsidR="00AC350A">
        <w:rPr>
          <w:rFonts w:ascii="Century Gothic" w:eastAsia="Tahoma" w:hAnsi="Century Gothic"/>
          <w:szCs w:val="20"/>
        </w:rPr>
        <w:t xml:space="preserve"> </w:t>
      </w:r>
    </w:p>
    <w:p w14:paraId="25D26FD5" w14:textId="0D6955C7" w:rsidR="003910C7" w:rsidRDefault="00FC1C4E" w:rsidP="003910C7">
      <w:pPr>
        <w:pStyle w:val="Prrafodelista"/>
        <w:numPr>
          <w:ilvl w:val="1"/>
          <w:numId w:val="31"/>
        </w:numPr>
        <w:rPr>
          <w:rFonts w:ascii="Century Gothic" w:eastAsia="Tahoma" w:hAnsi="Century Gothic"/>
          <w:szCs w:val="20"/>
        </w:rPr>
      </w:pPr>
      <w:proofErr w:type="spellStart"/>
      <w:r>
        <w:rPr>
          <w:rFonts w:ascii="Century Gothic" w:eastAsia="Tahoma" w:hAnsi="Century Gothic"/>
          <w:szCs w:val="20"/>
        </w:rPr>
        <w:t>Evalua</w:t>
      </w:r>
      <w:proofErr w:type="spellEnd"/>
      <w:r>
        <w:rPr>
          <w:rFonts w:ascii="Century Gothic" w:eastAsia="Tahoma" w:hAnsi="Century Gothic"/>
          <w:szCs w:val="20"/>
        </w:rPr>
        <w:t xml:space="preserve"> que no exista proceso </w:t>
      </w:r>
      <w:proofErr w:type="spellStart"/>
      <w:r>
        <w:rPr>
          <w:rFonts w:ascii="Century Gothic" w:eastAsia="Tahoma" w:hAnsi="Century Gothic"/>
          <w:szCs w:val="20"/>
        </w:rPr>
        <w:t>Start</w:t>
      </w:r>
      <w:proofErr w:type="spellEnd"/>
      <w:r>
        <w:rPr>
          <w:rFonts w:ascii="Century Gothic" w:eastAsia="Tahoma" w:hAnsi="Century Gothic"/>
          <w:szCs w:val="20"/>
        </w:rPr>
        <w:t xml:space="preserve"> levantado</w:t>
      </w:r>
    </w:p>
    <w:p w14:paraId="2BFF7618" w14:textId="0CACDB3B" w:rsidR="00FC1C4E" w:rsidRDefault="00FC1C4E" w:rsidP="003910C7">
      <w:pPr>
        <w:pStyle w:val="Prrafodelista"/>
        <w:numPr>
          <w:ilvl w:val="1"/>
          <w:numId w:val="31"/>
        </w:numPr>
        <w:rPr>
          <w:rFonts w:ascii="Century Gothic" w:eastAsia="Tahoma" w:hAnsi="Century Gothic"/>
          <w:szCs w:val="20"/>
        </w:rPr>
      </w:pPr>
      <w:r>
        <w:rPr>
          <w:rFonts w:ascii="Century Gothic" w:eastAsia="Tahoma" w:hAnsi="Century Gothic"/>
          <w:szCs w:val="20"/>
        </w:rPr>
        <w:t xml:space="preserve">Si no hay proceso arriba procede a </w:t>
      </w:r>
      <w:proofErr w:type="spellStart"/>
      <w:r>
        <w:rPr>
          <w:rFonts w:ascii="Century Gothic" w:eastAsia="Tahoma" w:hAnsi="Century Gothic"/>
          <w:szCs w:val="20"/>
        </w:rPr>
        <w:t>inciarlo</w:t>
      </w:r>
      <w:proofErr w:type="spellEnd"/>
      <w:r>
        <w:rPr>
          <w:rFonts w:ascii="Century Gothic" w:eastAsia="Tahoma" w:hAnsi="Century Gothic"/>
          <w:szCs w:val="20"/>
        </w:rPr>
        <w:t xml:space="preserve"> con el comando </w:t>
      </w:r>
      <w:proofErr w:type="spellStart"/>
      <w:r>
        <w:rPr>
          <w:rFonts w:ascii="Century Gothic" w:eastAsia="Tahoma" w:hAnsi="Century Gothic"/>
          <w:szCs w:val="20"/>
        </w:rPr>
        <w:t>start</w:t>
      </w:r>
      <w:proofErr w:type="spellEnd"/>
      <w:r>
        <w:rPr>
          <w:rFonts w:ascii="Century Gothic" w:eastAsia="Tahoma" w:hAnsi="Century Gothic"/>
          <w:szCs w:val="20"/>
        </w:rPr>
        <w:t xml:space="preserve"> y espera 40 segundos.</w:t>
      </w:r>
    </w:p>
    <w:p w14:paraId="61A892E5" w14:textId="3CEC7E06" w:rsidR="00FC1C4E" w:rsidRDefault="00FC1C4E" w:rsidP="003910C7">
      <w:pPr>
        <w:pStyle w:val="Prrafodelista"/>
        <w:numPr>
          <w:ilvl w:val="1"/>
          <w:numId w:val="31"/>
        </w:numPr>
        <w:rPr>
          <w:rFonts w:ascii="Century Gothic" w:eastAsia="Tahoma" w:hAnsi="Century Gothic"/>
          <w:szCs w:val="20"/>
        </w:rPr>
      </w:pPr>
      <w:r>
        <w:rPr>
          <w:rFonts w:ascii="Century Gothic" w:eastAsia="Tahoma" w:hAnsi="Century Gothic"/>
          <w:szCs w:val="20"/>
        </w:rPr>
        <w:t xml:space="preserve">Sino esta levantado imprime </w:t>
      </w:r>
      <w:r w:rsidR="00D7663C">
        <w:rPr>
          <w:rFonts w:ascii="Century Gothic" w:eastAsia="Tahoma" w:hAnsi="Century Gothic"/>
          <w:szCs w:val="20"/>
        </w:rPr>
        <w:t xml:space="preserve">el proceso </w:t>
      </w:r>
      <w:proofErr w:type="spellStart"/>
      <w:r>
        <w:rPr>
          <w:rFonts w:ascii="Century Gothic" w:eastAsia="Tahoma" w:hAnsi="Century Gothic"/>
          <w:szCs w:val="20"/>
        </w:rPr>
        <w:t>esta</w:t>
      </w:r>
      <w:proofErr w:type="spellEnd"/>
      <w:r>
        <w:rPr>
          <w:rFonts w:ascii="Century Gothic" w:eastAsia="Tahoma" w:hAnsi="Century Gothic"/>
          <w:szCs w:val="20"/>
        </w:rPr>
        <w:t xml:space="preserve"> en ejecución.</w:t>
      </w:r>
    </w:p>
    <w:p w14:paraId="122C2656" w14:textId="2A867ECF" w:rsidR="00FC1C4E" w:rsidRDefault="00FC1C4E" w:rsidP="00FC1C4E">
      <w:pPr>
        <w:pStyle w:val="Prrafodelista"/>
        <w:ind w:left="2145"/>
        <w:rPr>
          <w:ins w:id="87" w:author="Mariana Gonzalez Buendia" w:date="2020-06-17T16:58:00Z"/>
          <w:rFonts w:ascii="Century Gothic" w:eastAsia="Tahoma" w:hAnsi="Century Gothic"/>
          <w:szCs w:val="20"/>
        </w:rPr>
      </w:pPr>
    </w:p>
    <w:p w14:paraId="129331F6" w14:textId="57AB8CB0" w:rsidR="00CE6B04" w:rsidRDefault="00FC1C4E" w:rsidP="00CE6B04">
      <w:pPr>
        <w:pStyle w:val="Prrafodelista"/>
        <w:ind w:left="1425"/>
        <w:rPr>
          <w:rFonts w:ascii="Century Gothic" w:eastAsia="Tahoma" w:hAnsi="Century Gothic"/>
          <w:szCs w:val="20"/>
        </w:rPr>
      </w:pPr>
      <w:r w:rsidRPr="00FC1C4E">
        <w:rPr>
          <w:rFonts w:ascii="Century Gothic" w:eastAsia="Tahoma" w:hAnsi="Century Gothic"/>
          <w:noProof/>
          <w:szCs w:val="20"/>
        </w:rPr>
        <w:drawing>
          <wp:inline distT="0" distB="0" distL="0" distR="0" wp14:anchorId="3FD2B2B2" wp14:editId="59515872">
            <wp:extent cx="5612130" cy="1616075"/>
            <wp:effectExtent l="0" t="0" r="7620" b="317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1616075"/>
                    </a:xfrm>
                    <a:prstGeom prst="rect">
                      <a:avLst/>
                    </a:prstGeom>
                  </pic:spPr>
                </pic:pic>
              </a:graphicData>
            </a:graphic>
          </wp:inline>
        </w:drawing>
      </w:r>
    </w:p>
    <w:p w14:paraId="6B4113FA" w14:textId="05DA383F" w:rsidR="00D7663C" w:rsidRPr="00D7663C" w:rsidRDefault="00D7663C" w:rsidP="00D7663C">
      <w:pPr>
        <w:pStyle w:val="Prrafodelista"/>
        <w:numPr>
          <w:ilvl w:val="1"/>
          <w:numId w:val="31"/>
        </w:numPr>
        <w:rPr>
          <w:rFonts w:ascii="Century Gothic" w:eastAsia="Tahoma" w:hAnsi="Century Gothic"/>
          <w:szCs w:val="20"/>
        </w:rPr>
      </w:pPr>
      <w:r>
        <w:rPr>
          <w:rFonts w:ascii="Century Gothic" w:eastAsia="Tahoma" w:hAnsi="Century Gothic"/>
          <w:szCs w:val="20"/>
        </w:rPr>
        <w:t>Inicia a validar cada uno de los subprocesos.</w:t>
      </w:r>
    </w:p>
    <w:p w14:paraId="69075601" w14:textId="0194B54C" w:rsidR="006D60D9" w:rsidRDefault="00D7663C" w:rsidP="00D7663C">
      <w:pPr>
        <w:ind w:left="1785"/>
        <w:jc w:val="both"/>
        <w:rPr>
          <w:rFonts w:ascii="Century Gothic" w:eastAsia="Tahoma" w:hAnsi="Century Gothic" w:cs="Times New Roman"/>
          <w:sz w:val="20"/>
          <w:szCs w:val="20"/>
          <w:lang w:eastAsia="es-ES"/>
        </w:rPr>
      </w:pPr>
      <w:r w:rsidRPr="00D7663C">
        <w:rPr>
          <w:rFonts w:ascii="Century Gothic" w:eastAsia="Tahoma" w:hAnsi="Century Gothic" w:cs="Times New Roman"/>
          <w:noProof/>
          <w:sz w:val="20"/>
          <w:szCs w:val="20"/>
          <w:lang w:eastAsia="es-ES"/>
        </w:rPr>
        <w:drawing>
          <wp:inline distT="0" distB="0" distL="0" distR="0" wp14:anchorId="20404087" wp14:editId="0EA4015D">
            <wp:extent cx="5086350" cy="1024255"/>
            <wp:effectExtent l="0" t="0" r="0" b="444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86350" cy="1024255"/>
                    </a:xfrm>
                    <a:prstGeom prst="rect">
                      <a:avLst/>
                    </a:prstGeom>
                  </pic:spPr>
                </pic:pic>
              </a:graphicData>
            </a:graphic>
          </wp:inline>
        </w:drawing>
      </w:r>
    </w:p>
    <w:p w14:paraId="418273B2" w14:textId="65D013B2" w:rsidR="00D7663C" w:rsidRPr="00D7663C" w:rsidRDefault="00A227A9" w:rsidP="00D7663C">
      <w:pPr>
        <w:pStyle w:val="Prrafodelista"/>
        <w:numPr>
          <w:ilvl w:val="1"/>
          <w:numId w:val="31"/>
        </w:numPr>
        <w:rPr>
          <w:rFonts w:ascii="Century Gothic" w:eastAsia="Tahoma" w:hAnsi="Century Gothic"/>
          <w:szCs w:val="20"/>
        </w:rPr>
      </w:pPr>
      <w:r>
        <w:rPr>
          <w:rFonts w:ascii="Century Gothic" w:eastAsia="Tahoma" w:hAnsi="Century Gothic"/>
          <w:szCs w:val="20"/>
        </w:rPr>
        <w:t xml:space="preserve">Iniciamos PS=1 y validamos mientras PS=1 del </w:t>
      </w:r>
      <w:proofErr w:type="gramStart"/>
      <w:r>
        <w:rPr>
          <w:rFonts w:ascii="Century Gothic" w:eastAsia="Tahoma" w:hAnsi="Century Gothic"/>
          <w:szCs w:val="20"/>
        </w:rPr>
        <w:t>sub proceso</w:t>
      </w:r>
      <w:proofErr w:type="gramEnd"/>
      <w:r>
        <w:rPr>
          <w:rFonts w:ascii="Century Gothic" w:eastAsia="Tahoma" w:hAnsi="Century Gothic"/>
          <w:szCs w:val="20"/>
        </w:rPr>
        <w:t xml:space="preserve"> a validar, si PS=0 significa que ha encontrado proceso levantado correctamente. En caso de llegar a 21 veces de evaluación sin </w:t>
      </w:r>
      <w:proofErr w:type="gramStart"/>
      <w:r>
        <w:rPr>
          <w:rFonts w:ascii="Century Gothic" w:eastAsia="Tahoma" w:hAnsi="Century Gothic"/>
          <w:szCs w:val="20"/>
        </w:rPr>
        <w:t>éxito(</w:t>
      </w:r>
      <w:proofErr w:type="gramEnd"/>
      <w:r>
        <w:rPr>
          <w:rFonts w:ascii="Century Gothic" w:eastAsia="Tahoma" w:hAnsi="Century Gothic"/>
          <w:szCs w:val="20"/>
        </w:rPr>
        <w:t>PS=1) terminara el proceso y será considerado como tiempo excedido de monitoreo.</w:t>
      </w:r>
    </w:p>
    <w:p w14:paraId="40FBE8DF" w14:textId="05C0BBCD" w:rsidR="00D7663C" w:rsidRPr="00D7663C" w:rsidRDefault="00D7663C" w:rsidP="00D7663C">
      <w:pPr>
        <w:ind w:left="1785"/>
        <w:jc w:val="both"/>
        <w:rPr>
          <w:rFonts w:ascii="Century Gothic" w:eastAsia="Tahoma" w:hAnsi="Century Gothic" w:cs="Times New Roman"/>
          <w:sz w:val="20"/>
          <w:szCs w:val="20"/>
          <w:lang w:val="es-ES" w:eastAsia="es-ES"/>
        </w:rPr>
      </w:pPr>
    </w:p>
    <w:p w14:paraId="6E20271E" w14:textId="444AA305" w:rsidR="00D7663C" w:rsidRDefault="00D7663C" w:rsidP="00D7663C">
      <w:pPr>
        <w:ind w:left="1785"/>
        <w:jc w:val="both"/>
        <w:rPr>
          <w:rFonts w:ascii="Century Gothic" w:eastAsia="Tahoma" w:hAnsi="Century Gothic" w:cs="Times New Roman"/>
          <w:sz w:val="20"/>
          <w:szCs w:val="20"/>
          <w:lang w:eastAsia="es-ES"/>
        </w:rPr>
      </w:pPr>
      <w:r w:rsidRPr="00D7663C">
        <w:rPr>
          <w:rFonts w:ascii="Century Gothic" w:eastAsia="Tahoma" w:hAnsi="Century Gothic" w:cs="Times New Roman"/>
          <w:noProof/>
          <w:sz w:val="20"/>
          <w:szCs w:val="20"/>
          <w:lang w:eastAsia="es-ES"/>
        </w:rPr>
        <w:lastRenderedPageBreak/>
        <w:drawing>
          <wp:inline distT="0" distB="0" distL="0" distR="0" wp14:anchorId="7E5CDC57" wp14:editId="319E5133">
            <wp:extent cx="5612130" cy="1979930"/>
            <wp:effectExtent l="0" t="0" r="7620" b="12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1979930"/>
                    </a:xfrm>
                    <a:prstGeom prst="rect">
                      <a:avLst/>
                    </a:prstGeom>
                  </pic:spPr>
                </pic:pic>
              </a:graphicData>
            </a:graphic>
          </wp:inline>
        </w:drawing>
      </w:r>
    </w:p>
    <w:p w14:paraId="465B7569" w14:textId="57C890C6" w:rsidR="000A795A" w:rsidRDefault="000A795A" w:rsidP="000A795A">
      <w:pPr>
        <w:pStyle w:val="Prrafodelista"/>
        <w:ind w:left="2145"/>
        <w:rPr>
          <w:rFonts w:ascii="Century Gothic" w:eastAsia="Tahoma" w:hAnsi="Century Gothic"/>
          <w:szCs w:val="20"/>
        </w:rPr>
      </w:pPr>
    </w:p>
    <w:p w14:paraId="25E76569" w14:textId="6BED4B04" w:rsidR="00FC1C4E" w:rsidRPr="00A227A9" w:rsidRDefault="00A227A9" w:rsidP="001A5CEF">
      <w:pPr>
        <w:pStyle w:val="Prrafodelista"/>
        <w:numPr>
          <w:ilvl w:val="1"/>
          <w:numId w:val="31"/>
        </w:numPr>
        <w:rPr>
          <w:rFonts w:ascii="Century Gothic" w:eastAsia="Tahoma" w:hAnsi="Century Gothic"/>
          <w:szCs w:val="20"/>
        </w:rPr>
      </w:pPr>
      <w:r w:rsidRPr="00A227A9">
        <w:rPr>
          <w:rFonts w:ascii="Century Gothic" w:eastAsia="Tahoma" w:hAnsi="Century Gothic"/>
          <w:szCs w:val="20"/>
        </w:rPr>
        <w:t xml:space="preserve">En caso de que el proceso levanto exitoso imprimirá mensaje ya se encuentra en ejecución además de que si se encontró todos los procesos levantados enviara mensaje que todos los procesos están en </w:t>
      </w:r>
      <w:r>
        <w:rPr>
          <w:rFonts w:ascii="Century Gothic" w:eastAsia="Tahoma" w:hAnsi="Century Gothic"/>
          <w:szCs w:val="20"/>
        </w:rPr>
        <w:t>ejecución.</w:t>
      </w:r>
    </w:p>
    <w:p w14:paraId="39F8161F" w14:textId="283076F5" w:rsidR="00A05827" w:rsidRDefault="00A227A9" w:rsidP="00A227A9">
      <w:pPr>
        <w:ind w:left="1785"/>
        <w:jc w:val="both"/>
        <w:rPr>
          <w:rFonts w:ascii="Century Gothic" w:eastAsia="Tahoma" w:hAnsi="Century Gothic" w:cs="Times New Roman"/>
          <w:sz w:val="20"/>
          <w:szCs w:val="20"/>
          <w:lang w:eastAsia="es-ES"/>
        </w:rPr>
      </w:pPr>
      <w:r w:rsidRPr="00A227A9">
        <w:rPr>
          <w:rFonts w:ascii="Century Gothic" w:eastAsia="Tahoma" w:hAnsi="Century Gothic" w:cs="Times New Roman"/>
          <w:noProof/>
          <w:sz w:val="20"/>
          <w:szCs w:val="20"/>
          <w:lang w:eastAsia="es-ES"/>
        </w:rPr>
        <w:drawing>
          <wp:inline distT="0" distB="0" distL="0" distR="0" wp14:anchorId="2AC21CAA" wp14:editId="6E528364">
            <wp:extent cx="5612130" cy="1801495"/>
            <wp:effectExtent l="0" t="0" r="7620" b="825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1801495"/>
                    </a:xfrm>
                    <a:prstGeom prst="rect">
                      <a:avLst/>
                    </a:prstGeom>
                  </pic:spPr>
                </pic:pic>
              </a:graphicData>
            </a:graphic>
          </wp:inline>
        </w:drawing>
      </w:r>
    </w:p>
    <w:p w14:paraId="6650591D" w14:textId="13C01225" w:rsidR="00A227A9" w:rsidRDefault="00EA483D" w:rsidP="00A227A9">
      <w:pPr>
        <w:ind w:left="1785"/>
        <w:jc w:val="both"/>
        <w:rPr>
          <w:rFonts w:ascii="Century Gothic" w:eastAsia="Tahoma" w:hAnsi="Century Gothic" w:cs="Times New Roman"/>
          <w:sz w:val="20"/>
          <w:szCs w:val="20"/>
          <w:lang w:eastAsia="es-ES"/>
        </w:rPr>
      </w:pPr>
      <w:r>
        <w:rPr>
          <w:rFonts w:ascii="Century Gothic" w:eastAsia="Tahoma" w:hAnsi="Century Gothic" w:cs="Times New Roman"/>
          <w:sz w:val="20"/>
          <w:szCs w:val="20"/>
          <w:lang w:eastAsia="es-ES"/>
        </w:rPr>
        <w:t xml:space="preserve">Dependiendo de </w:t>
      </w:r>
      <w:r w:rsidR="00322FBE">
        <w:rPr>
          <w:rFonts w:ascii="Century Gothic" w:eastAsia="Tahoma" w:hAnsi="Century Gothic" w:cs="Times New Roman"/>
          <w:sz w:val="20"/>
          <w:szCs w:val="20"/>
          <w:lang w:eastAsia="es-ES"/>
        </w:rPr>
        <w:t xml:space="preserve">el </w:t>
      </w:r>
      <w:proofErr w:type="gramStart"/>
      <w:r w:rsidR="00322FBE">
        <w:rPr>
          <w:rFonts w:ascii="Century Gothic" w:eastAsia="Tahoma" w:hAnsi="Century Gothic" w:cs="Times New Roman"/>
          <w:sz w:val="20"/>
          <w:szCs w:val="20"/>
          <w:lang w:eastAsia="es-ES"/>
        </w:rPr>
        <w:t>host(</w:t>
      </w:r>
      <w:proofErr w:type="gramEnd"/>
      <w:r w:rsidR="00322FBE">
        <w:rPr>
          <w:rFonts w:ascii="Century Gothic" w:eastAsia="Tahoma" w:hAnsi="Century Gothic" w:cs="Times New Roman"/>
          <w:sz w:val="20"/>
          <w:szCs w:val="20"/>
          <w:lang w:eastAsia="es-ES"/>
        </w:rPr>
        <w:t>A o B o C o D) que se haya enviado serán los subprocesos a evaluar</w:t>
      </w:r>
      <w:r w:rsidR="00E2702D">
        <w:rPr>
          <w:rFonts w:ascii="Century Gothic" w:eastAsia="Tahoma" w:hAnsi="Century Gothic" w:cs="Times New Roman"/>
          <w:sz w:val="20"/>
          <w:szCs w:val="20"/>
          <w:lang w:eastAsia="es-ES"/>
        </w:rPr>
        <w:t>.</w:t>
      </w:r>
    </w:p>
    <w:p w14:paraId="67088CD9" w14:textId="5EFA5EF1" w:rsidR="00EA483D" w:rsidRDefault="00EA483D" w:rsidP="00A227A9">
      <w:pPr>
        <w:ind w:left="1785"/>
        <w:jc w:val="both"/>
        <w:rPr>
          <w:rFonts w:ascii="Century Gothic" w:eastAsia="Tahoma" w:hAnsi="Century Gothic" w:cs="Times New Roman"/>
          <w:sz w:val="20"/>
          <w:szCs w:val="20"/>
          <w:lang w:eastAsia="es-ES"/>
        </w:rPr>
      </w:pPr>
      <w:r w:rsidRPr="00EA483D">
        <w:rPr>
          <w:rFonts w:ascii="Century Gothic" w:eastAsia="Tahoma" w:hAnsi="Century Gothic" w:cs="Times New Roman"/>
          <w:noProof/>
          <w:sz w:val="20"/>
          <w:szCs w:val="20"/>
          <w:lang w:eastAsia="es-ES"/>
        </w:rPr>
        <w:drawing>
          <wp:inline distT="0" distB="0" distL="0" distR="0" wp14:anchorId="164BAA8B" wp14:editId="264277CB">
            <wp:extent cx="5105400" cy="2626360"/>
            <wp:effectExtent l="0" t="0" r="0" b="254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05400" cy="2626360"/>
                    </a:xfrm>
                    <a:prstGeom prst="rect">
                      <a:avLst/>
                    </a:prstGeom>
                  </pic:spPr>
                </pic:pic>
              </a:graphicData>
            </a:graphic>
          </wp:inline>
        </w:drawing>
      </w:r>
    </w:p>
    <w:p w14:paraId="4DDC87BD" w14:textId="09F54CF2" w:rsidR="009C0EF0" w:rsidRDefault="009C0EF0" w:rsidP="009C0EF0">
      <w:pPr>
        <w:pStyle w:val="EstiloTtulo1Antes6ptoDespus3ptoInterlineadoMn"/>
        <w:numPr>
          <w:ilvl w:val="1"/>
          <w:numId w:val="30"/>
        </w:numPr>
        <w:rPr>
          <w:rFonts w:ascii="Century Gothic" w:hAnsi="Century Gothic"/>
          <w:lang w:val="fr-CA"/>
        </w:rPr>
      </w:pPr>
      <w:r>
        <w:rPr>
          <w:rFonts w:ascii="Century Gothic" w:hAnsi="Century Gothic"/>
          <w:lang w:val="fr-CA"/>
        </w:rPr>
        <w:lastRenderedPageBreak/>
        <w:t xml:space="preserve"> </w:t>
      </w:r>
      <w:bookmarkStart w:id="88" w:name="_Toc44082573"/>
      <w:r w:rsidRPr="009C0EF0">
        <w:rPr>
          <w:rFonts w:ascii="Century Gothic" w:hAnsi="Century Gothic"/>
          <w:lang w:val="fr-CA"/>
        </w:rPr>
        <w:t>validacioninstanciasjboss.sh</w:t>
      </w:r>
      <w:bookmarkEnd w:id="88"/>
    </w:p>
    <w:p w14:paraId="163EC63F" w14:textId="2C2D4C16" w:rsidR="00FE4B8D" w:rsidRDefault="00FE4B8D" w:rsidP="00E244F6">
      <w:pPr>
        <w:pStyle w:val="Prrafodelista"/>
        <w:ind w:left="1065"/>
        <w:rPr>
          <w:rFonts w:ascii="Century Gothic" w:eastAsia="Tahoma" w:hAnsi="Century Gothic"/>
          <w:szCs w:val="20"/>
        </w:rPr>
      </w:pPr>
      <w:r>
        <w:rPr>
          <w:rFonts w:ascii="Century Gothic" w:eastAsia="Tahoma" w:hAnsi="Century Gothic"/>
          <w:noProof/>
          <w:szCs w:val="20"/>
        </w:rPr>
        <w:drawing>
          <wp:inline distT="0" distB="0" distL="0" distR="0" wp14:anchorId="51176A55" wp14:editId="4304DA08">
            <wp:extent cx="3286125" cy="20193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86125" cy="2019300"/>
                    </a:xfrm>
                    <a:prstGeom prst="rect">
                      <a:avLst/>
                    </a:prstGeom>
                    <a:noFill/>
                    <a:ln>
                      <a:noFill/>
                    </a:ln>
                  </pic:spPr>
                </pic:pic>
              </a:graphicData>
            </a:graphic>
          </wp:inline>
        </w:drawing>
      </w:r>
    </w:p>
    <w:p w14:paraId="153800C0" w14:textId="23F8AE2D" w:rsidR="00E244F6" w:rsidRDefault="008379DF" w:rsidP="00E244F6">
      <w:pPr>
        <w:pStyle w:val="Prrafodelista"/>
        <w:ind w:left="1065"/>
        <w:rPr>
          <w:rFonts w:ascii="Century Gothic" w:eastAsia="Tahoma" w:hAnsi="Century Gothic"/>
          <w:szCs w:val="20"/>
        </w:rPr>
      </w:pPr>
      <w:r w:rsidRPr="008379DF">
        <w:rPr>
          <w:rFonts w:ascii="Century Gothic" w:eastAsia="Tahoma" w:hAnsi="Century Gothic"/>
          <w:szCs w:val="20"/>
        </w:rPr>
        <w:t xml:space="preserve">Dependiendo </w:t>
      </w:r>
      <w:proofErr w:type="spellStart"/>
      <w:r w:rsidRPr="008379DF">
        <w:rPr>
          <w:rFonts w:ascii="Century Gothic" w:eastAsia="Tahoma" w:hAnsi="Century Gothic"/>
          <w:szCs w:val="20"/>
        </w:rPr>
        <w:t>de el</w:t>
      </w:r>
      <w:proofErr w:type="spellEnd"/>
      <w:r w:rsidRPr="008379DF">
        <w:rPr>
          <w:rFonts w:ascii="Century Gothic" w:eastAsia="Tahoma" w:hAnsi="Century Gothic"/>
          <w:szCs w:val="20"/>
        </w:rPr>
        <w:t xml:space="preserve"> </w:t>
      </w:r>
      <w:proofErr w:type="gramStart"/>
      <w:r w:rsidRPr="008379DF">
        <w:rPr>
          <w:rFonts w:ascii="Century Gothic" w:eastAsia="Tahoma" w:hAnsi="Century Gothic"/>
          <w:szCs w:val="20"/>
        </w:rPr>
        <w:t>host(</w:t>
      </w:r>
      <w:proofErr w:type="gramEnd"/>
      <w:r w:rsidRPr="008379DF">
        <w:rPr>
          <w:rFonts w:ascii="Century Gothic" w:eastAsia="Tahoma" w:hAnsi="Century Gothic"/>
          <w:szCs w:val="20"/>
        </w:rPr>
        <w:t>A o B o C o D) que se haya enviado serán los subprocesos a evaluar</w:t>
      </w:r>
      <w:r w:rsidR="00E244F6">
        <w:rPr>
          <w:rFonts w:ascii="Century Gothic" w:eastAsia="Tahoma" w:hAnsi="Century Gothic"/>
          <w:szCs w:val="20"/>
        </w:rPr>
        <w:t xml:space="preserve"> su estatus hace lo siguiente:</w:t>
      </w:r>
    </w:p>
    <w:p w14:paraId="493682EB" w14:textId="6BCEACAF" w:rsidR="00E244F6" w:rsidRDefault="00E244F6" w:rsidP="00E244F6">
      <w:pPr>
        <w:pStyle w:val="Prrafodelista"/>
        <w:ind w:left="1065"/>
        <w:rPr>
          <w:rFonts w:ascii="Century Gothic" w:eastAsia="Tahoma" w:hAnsi="Century Gothic"/>
          <w:szCs w:val="20"/>
        </w:rPr>
      </w:pPr>
      <w:r>
        <w:rPr>
          <w:rFonts w:ascii="Century Gothic" w:eastAsia="Tahoma" w:hAnsi="Century Gothic"/>
          <w:szCs w:val="20"/>
        </w:rPr>
        <w:t xml:space="preserve">1.- se valida el parámetro entrada, que no sea </w:t>
      </w:r>
      <w:proofErr w:type="spellStart"/>
      <w:r>
        <w:rPr>
          <w:rFonts w:ascii="Century Gothic" w:eastAsia="Tahoma" w:hAnsi="Century Gothic"/>
          <w:szCs w:val="20"/>
        </w:rPr>
        <w:t>vacio</w:t>
      </w:r>
      <w:proofErr w:type="spellEnd"/>
      <w:r>
        <w:rPr>
          <w:rFonts w:ascii="Century Gothic" w:eastAsia="Tahoma" w:hAnsi="Century Gothic"/>
          <w:szCs w:val="20"/>
        </w:rPr>
        <w:t xml:space="preserve"> y que solo sea A o B o C o D.</w:t>
      </w:r>
    </w:p>
    <w:p w14:paraId="3F9561C2" w14:textId="0BAEBA87" w:rsidR="00E244F6" w:rsidRDefault="00E244F6" w:rsidP="00E244F6">
      <w:pPr>
        <w:pStyle w:val="Prrafodelista"/>
        <w:ind w:left="1065"/>
        <w:rPr>
          <w:rFonts w:ascii="Century Gothic" w:eastAsia="Tahoma" w:hAnsi="Century Gothic"/>
          <w:szCs w:val="20"/>
        </w:rPr>
      </w:pPr>
      <w:r>
        <w:rPr>
          <w:rFonts w:ascii="Century Gothic" w:eastAsia="Tahoma" w:hAnsi="Century Gothic"/>
          <w:szCs w:val="20"/>
        </w:rPr>
        <w:t xml:space="preserve"> </w:t>
      </w:r>
    </w:p>
    <w:p w14:paraId="6AB0C991" w14:textId="72C3AA16" w:rsidR="00E244F6" w:rsidRDefault="00E244F6" w:rsidP="00E244F6">
      <w:pPr>
        <w:pStyle w:val="Prrafodelista"/>
        <w:ind w:left="1065"/>
        <w:rPr>
          <w:rFonts w:ascii="Century Gothic" w:eastAsia="Tahoma" w:hAnsi="Century Gothic"/>
          <w:szCs w:val="20"/>
        </w:rPr>
      </w:pPr>
      <w:r w:rsidRPr="00E244F6">
        <w:rPr>
          <w:rFonts w:ascii="Century Gothic" w:eastAsia="Tahoma" w:hAnsi="Century Gothic"/>
          <w:noProof/>
          <w:szCs w:val="20"/>
        </w:rPr>
        <w:drawing>
          <wp:inline distT="0" distB="0" distL="0" distR="0" wp14:anchorId="1037A8A1" wp14:editId="1FAE4798">
            <wp:extent cx="5612130" cy="3584575"/>
            <wp:effectExtent l="0" t="0" r="762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3584575"/>
                    </a:xfrm>
                    <a:prstGeom prst="rect">
                      <a:avLst/>
                    </a:prstGeom>
                  </pic:spPr>
                </pic:pic>
              </a:graphicData>
            </a:graphic>
          </wp:inline>
        </w:drawing>
      </w:r>
    </w:p>
    <w:p w14:paraId="5760F937" w14:textId="55E7C467" w:rsidR="00E244F6" w:rsidRDefault="00E244F6" w:rsidP="00E244F6">
      <w:pPr>
        <w:pStyle w:val="Prrafodelista"/>
        <w:ind w:left="1065"/>
        <w:rPr>
          <w:rFonts w:ascii="Century Gothic" w:eastAsia="Tahoma" w:hAnsi="Century Gothic"/>
          <w:szCs w:val="20"/>
        </w:rPr>
      </w:pPr>
    </w:p>
    <w:p w14:paraId="37667ADC" w14:textId="0A2844ED" w:rsidR="00E244F6" w:rsidRDefault="00E244F6" w:rsidP="00E244F6">
      <w:pPr>
        <w:pStyle w:val="Prrafodelista"/>
        <w:ind w:left="1065"/>
        <w:rPr>
          <w:rFonts w:ascii="Century Gothic" w:eastAsia="Tahoma" w:hAnsi="Century Gothic"/>
          <w:szCs w:val="20"/>
        </w:rPr>
      </w:pPr>
    </w:p>
    <w:p w14:paraId="75376331" w14:textId="1F51AC1A" w:rsidR="00E244F6" w:rsidRDefault="00E244F6" w:rsidP="00E244F6">
      <w:pPr>
        <w:pStyle w:val="Prrafodelista"/>
        <w:ind w:left="1065"/>
        <w:rPr>
          <w:rFonts w:ascii="Century Gothic" w:eastAsia="Tahoma" w:hAnsi="Century Gothic"/>
          <w:szCs w:val="20"/>
        </w:rPr>
      </w:pPr>
      <w:r>
        <w:rPr>
          <w:rFonts w:ascii="Century Gothic" w:eastAsia="Tahoma" w:hAnsi="Century Gothic"/>
          <w:szCs w:val="20"/>
        </w:rPr>
        <w:t>Se obtiene los subprocesos a evaluar dependiendo si es A o B o C o D</w:t>
      </w:r>
    </w:p>
    <w:p w14:paraId="4D326713" w14:textId="1B442F26" w:rsidR="00E244F6" w:rsidRDefault="00E244F6" w:rsidP="00E244F6">
      <w:pPr>
        <w:pStyle w:val="Prrafodelista"/>
        <w:ind w:left="1065"/>
        <w:rPr>
          <w:rFonts w:ascii="Century Gothic" w:eastAsia="Tahoma" w:hAnsi="Century Gothic"/>
          <w:szCs w:val="20"/>
        </w:rPr>
      </w:pPr>
      <w:r w:rsidRPr="00E244F6">
        <w:rPr>
          <w:rFonts w:ascii="Century Gothic" w:eastAsia="Tahoma" w:hAnsi="Century Gothic"/>
          <w:noProof/>
          <w:szCs w:val="20"/>
        </w:rPr>
        <w:lastRenderedPageBreak/>
        <w:drawing>
          <wp:inline distT="0" distB="0" distL="0" distR="0" wp14:anchorId="2D30A899" wp14:editId="3EC0B785">
            <wp:extent cx="5468113" cy="2095792"/>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68113" cy="2095792"/>
                    </a:xfrm>
                    <a:prstGeom prst="rect">
                      <a:avLst/>
                    </a:prstGeom>
                  </pic:spPr>
                </pic:pic>
              </a:graphicData>
            </a:graphic>
          </wp:inline>
        </w:drawing>
      </w:r>
    </w:p>
    <w:p w14:paraId="21D18625" w14:textId="3AFDDC7C" w:rsidR="00E244F6" w:rsidRDefault="00E244F6" w:rsidP="00E244F6">
      <w:pPr>
        <w:pStyle w:val="Prrafodelista"/>
        <w:ind w:left="1065"/>
        <w:rPr>
          <w:rFonts w:ascii="Century Gothic" w:eastAsia="Tahoma" w:hAnsi="Century Gothic"/>
          <w:szCs w:val="20"/>
        </w:rPr>
      </w:pPr>
    </w:p>
    <w:p w14:paraId="38005D22" w14:textId="02E55FDB" w:rsidR="00E244F6" w:rsidRDefault="00E244F6" w:rsidP="00E244F6">
      <w:pPr>
        <w:pStyle w:val="Prrafodelista"/>
        <w:ind w:left="1065"/>
        <w:rPr>
          <w:rFonts w:ascii="Century Gothic" w:eastAsia="Tahoma" w:hAnsi="Century Gothic"/>
          <w:szCs w:val="20"/>
        </w:rPr>
      </w:pPr>
      <w:r>
        <w:rPr>
          <w:rFonts w:ascii="Century Gothic" w:eastAsia="Tahoma" w:hAnsi="Century Gothic"/>
          <w:szCs w:val="20"/>
        </w:rPr>
        <w:t xml:space="preserve">Se inicia validación de instancias el </w:t>
      </w:r>
      <w:proofErr w:type="spellStart"/>
      <w:r>
        <w:rPr>
          <w:rFonts w:ascii="Century Gothic" w:eastAsia="Tahoma" w:hAnsi="Century Gothic"/>
          <w:szCs w:val="20"/>
        </w:rPr>
        <w:t>numero</w:t>
      </w:r>
      <w:proofErr w:type="spellEnd"/>
      <w:r>
        <w:rPr>
          <w:rFonts w:ascii="Century Gothic" w:eastAsia="Tahoma" w:hAnsi="Century Gothic"/>
          <w:szCs w:val="20"/>
        </w:rPr>
        <w:t xml:space="preserve"> de intentos será hasta 50</w:t>
      </w:r>
    </w:p>
    <w:p w14:paraId="29B32DF3" w14:textId="349B0BA2" w:rsidR="00E244F6" w:rsidRDefault="00E244F6" w:rsidP="00E244F6">
      <w:pPr>
        <w:pStyle w:val="Prrafodelista"/>
        <w:ind w:left="1065"/>
        <w:rPr>
          <w:rFonts w:ascii="Century Gothic" w:eastAsia="Tahoma" w:hAnsi="Century Gothic"/>
          <w:szCs w:val="20"/>
        </w:rPr>
      </w:pPr>
      <w:r w:rsidRPr="00E244F6">
        <w:rPr>
          <w:rFonts w:ascii="Century Gothic" w:eastAsia="Tahoma" w:hAnsi="Century Gothic"/>
          <w:noProof/>
          <w:szCs w:val="20"/>
        </w:rPr>
        <w:drawing>
          <wp:inline distT="0" distB="0" distL="0" distR="0" wp14:anchorId="4C8FAE7D" wp14:editId="13EF0B56">
            <wp:extent cx="5612130" cy="1729105"/>
            <wp:effectExtent l="0" t="0" r="7620" b="444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1729105"/>
                    </a:xfrm>
                    <a:prstGeom prst="rect">
                      <a:avLst/>
                    </a:prstGeom>
                  </pic:spPr>
                </pic:pic>
              </a:graphicData>
            </a:graphic>
          </wp:inline>
        </w:drawing>
      </w:r>
    </w:p>
    <w:p w14:paraId="71F95531" w14:textId="77777777" w:rsidR="00E244F6" w:rsidRDefault="00E244F6" w:rsidP="00E244F6">
      <w:pPr>
        <w:pStyle w:val="Prrafodelista"/>
        <w:ind w:left="1065"/>
        <w:rPr>
          <w:rFonts w:ascii="Century Gothic" w:eastAsia="Tahoma" w:hAnsi="Century Gothic"/>
          <w:szCs w:val="20"/>
        </w:rPr>
      </w:pPr>
    </w:p>
    <w:p w14:paraId="3B1A0CBD" w14:textId="6C372268" w:rsidR="00E244F6" w:rsidRDefault="00E244F6" w:rsidP="00E244F6">
      <w:pPr>
        <w:pStyle w:val="Prrafodelista"/>
        <w:ind w:left="1065"/>
        <w:rPr>
          <w:rFonts w:ascii="Century Gothic" w:eastAsia="Tahoma" w:hAnsi="Century Gothic"/>
          <w:szCs w:val="20"/>
        </w:rPr>
      </w:pPr>
      <w:r>
        <w:rPr>
          <w:rFonts w:ascii="Century Gothic" w:eastAsia="Tahoma" w:hAnsi="Century Gothic"/>
          <w:szCs w:val="20"/>
        </w:rPr>
        <w:t>Cargamos nombre del proceso a evaluar</w:t>
      </w:r>
    </w:p>
    <w:p w14:paraId="1A2FEA24" w14:textId="7C6DD93C" w:rsidR="00E244F6" w:rsidRDefault="00E244F6" w:rsidP="00E244F6">
      <w:pPr>
        <w:pStyle w:val="Prrafodelista"/>
        <w:ind w:left="1065"/>
        <w:rPr>
          <w:rFonts w:ascii="Century Gothic" w:eastAsia="Tahoma" w:hAnsi="Century Gothic"/>
          <w:szCs w:val="20"/>
        </w:rPr>
      </w:pPr>
      <w:r w:rsidRPr="00E244F6">
        <w:rPr>
          <w:rFonts w:ascii="Century Gothic" w:eastAsia="Tahoma" w:hAnsi="Century Gothic"/>
          <w:noProof/>
          <w:szCs w:val="20"/>
        </w:rPr>
        <w:drawing>
          <wp:inline distT="0" distB="0" distL="0" distR="0" wp14:anchorId="023F9B50" wp14:editId="5D360515">
            <wp:extent cx="5458587" cy="1190791"/>
            <wp:effectExtent l="0" t="0" r="889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58587" cy="1190791"/>
                    </a:xfrm>
                    <a:prstGeom prst="rect">
                      <a:avLst/>
                    </a:prstGeom>
                  </pic:spPr>
                </pic:pic>
              </a:graphicData>
            </a:graphic>
          </wp:inline>
        </w:drawing>
      </w:r>
    </w:p>
    <w:p w14:paraId="1D33C524" w14:textId="4686672C" w:rsidR="00E244F6" w:rsidRDefault="00E244F6" w:rsidP="00E244F6">
      <w:pPr>
        <w:pStyle w:val="Prrafodelista"/>
        <w:ind w:left="1065"/>
        <w:rPr>
          <w:rFonts w:ascii="Century Gothic" w:eastAsia="Tahoma" w:hAnsi="Century Gothic"/>
          <w:szCs w:val="20"/>
        </w:rPr>
      </w:pPr>
      <w:r>
        <w:rPr>
          <w:rFonts w:ascii="Century Gothic" w:eastAsia="Tahoma" w:hAnsi="Century Gothic"/>
          <w:szCs w:val="20"/>
        </w:rPr>
        <w:t xml:space="preserve">Se procede a obtener el estatus del subproceso por medio de la consola de </w:t>
      </w:r>
      <w:proofErr w:type="spellStart"/>
      <w:r>
        <w:rPr>
          <w:rFonts w:ascii="Century Gothic" w:eastAsia="Tahoma" w:hAnsi="Century Gothic"/>
          <w:szCs w:val="20"/>
        </w:rPr>
        <w:t>jboss</w:t>
      </w:r>
      <w:proofErr w:type="spellEnd"/>
      <w:r>
        <w:rPr>
          <w:rFonts w:ascii="Century Gothic" w:eastAsia="Tahoma" w:hAnsi="Century Gothic"/>
          <w:szCs w:val="20"/>
        </w:rPr>
        <w:t>.</w:t>
      </w:r>
    </w:p>
    <w:p w14:paraId="6F153E46" w14:textId="2D30D8EE" w:rsidR="00E244F6" w:rsidRDefault="00E244F6" w:rsidP="00E244F6">
      <w:pPr>
        <w:pStyle w:val="Prrafodelista"/>
        <w:ind w:left="1065"/>
        <w:rPr>
          <w:rFonts w:ascii="Century Gothic" w:eastAsia="Tahoma" w:hAnsi="Century Gothic"/>
          <w:szCs w:val="20"/>
        </w:rPr>
      </w:pPr>
      <w:r w:rsidRPr="00E244F6">
        <w:rPr>
          <w:rFonts w:ascii="Century Gothic" w:eastAsia="Tahoma" w:hAnsi="Century Gothic"/>
          <w:noProof/>
          <w:szCs w:val="20"/>
        </w:rPr>
        <w:drawing>
          <wp:inline distT="0" distB="0" distL="0" distR="0" wp14:anchorId="460C1A4F" wp14:editId="5753170F">
            <wp:extent cx="5612130" cy="518795"/>
            <wp:effectExtent l="0" t="0" r="762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518795"/>
                    </a:xfrm>
                    <a:prstGeom prst="rect">
                      <a:avLst/>
                    </a:prstGeom>
                  </pic:spPr>
                </pic:pic>
              </a:graphicData>
            </a:graphic>
          </wp:inline>
        </w:drawing>
      </w:r>
    </w:p>
    <w:p w14:paraId="45FEE30D" w14:textId="2B2D82E7" w:rsidR="00E244F6" w:rsidRDefault="00E244F6" w:rsidP="00E244F6">
      <w:pPr>
        <w:pStyle w:val="Prrafodelista"/>
        <w:ind w:left="1065"/>
        <w:rPr>
          <w:rFonts w:ascii="Century Gothic" w:eastAsia="Tahoma" w:hAnsi="Century Gothic"/>
          <w:szCs w:val="20"/>
        </w:rPr>
      </w:pPr>
      <w:r>
        <w:rPr>
          <w:rFonts w:ascii="Century Gothic" w:eastAsia="Tahoma" w:hAnsi="Century Gothic"/>
          <w:szCs w:val="20"/>
        </w:rPr>
        <w:t>Imprimimos el estatus correspondiente</w:t>
      </w:r>
    </w:p>
    <w:p w14:paraId="0C03A493" w14:textId="7EF42203" w:rsidR="00E244F6" w:rsidRDefault="00E244F6" w:rsidP="00E244F6">
      <w:pPr>
        <w:pStyle w:val="Prrafodelista"/>
        <w:ind w:left="1065"/>
        <w:rPr>
          <w:rFonts w:ascii="Century Gothic" w:eastAsia="Tahoma" w:hAnsi="Century Gothic"/>
          <w:szCs w:val="20"/>
        </w:rPr>
      </w:pPr>
      <w:r w:rsidRPr="00E244F6">
        <w:rPr>
          <w:rFonts w:ascii="Century Gothic" w:eastAsia="Tahoma" w:hAnsi="Century Gothic"/>
          <w:noProof/>
          <w:szCs w:val="20"/>
        </w:rPr>
        <w:lastRenderedPageBreak/>
        <w:drawing>
          <wp:inline distT="0" distB="0" distL="0" distR="0" wp14:anchorId="2BA797BF" wp14:editId="3456BF42">
            <wp:extent cx="5612130" cy="3075940"/>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3075940"/>
                    </a:xfrm>
                    <a:prstGeom prst="rect">
                      <a:avLst/>
                    </a:prstGeom>
                  </pic:spPr>
                </pic:pic>
              </a:graphicData>
            </a:graphic>
          </wp:inline>
        </w:drawing>
      </w:r>
    </w:p>
    <w:p w14:paraId="76C9C187" w14:textId="2B7C4EEB" w:rsidR="00E244F6" w:rsidRDefault="00E244F6" w:rsidP="00E244F6">
      <w:pPr>
        <w:pStyle w:val="Prrafodelista"/>
        <w:ind w:left="1065"/>
        <w:rPr>
          <w:rFonts w:ascii="Century Gothic" w:eastAsia="Tahoma" w:hAnsi="Century Gothic"/>
          <w:szCs w:val="20"/>
        </w:rPr>
      </w:pPr>
      <w:r>
        <w:rPr>
          <w:rFonts w:ascii="Century Gothic" w:eastAsia="Tahoma" w:hAnsi="Century Gothic"/>
          <w:szCs w:val="20"/>
        </w:rPr>
        <w:t xml:space="preserve">Terminamos de iterar los procesos y </w:t>
      </w:r>
      <w:proofErr w:type="spellStart"/>
      <w:r>
        <w:rPr>
          <w:rFonts w:ascii="Century Gothic" w:eastAsia="Tahoma" w:hAnsi="Century Gothic"/>
          <w:szCs w:val="20"/>
        </w:rPr>
        <w:t>mencinando</w:t>
      </w:r>
      <w:proofErr w:type="spellEnd"/>
      <w:r>
        <w:rPr>
          <w:rFonts w:ascii="Century Gothic" w:eastAsia="Tahoma" w:hAnsi="Century Gothic"/>
          <w:szCs w:val="20"/>
        </w:rPr>
        <w:t xml:space="preserve"> </w:t>
      </w:r>
    </w:p>
    <w:p w14:paraId="396E37C2" w14:textId="545DE238" w:rsidR="00E244F6" w:rsidRDefault="00E244F6" w:rsidP="00E244F6">
      <w:pPr>
        <w:pStyle w:val="Prrafodelista"/>
        <w:ind w:left="1065"/>
        <w:rPr>
          <w:rFonts w:ascii="Century Gothic" w:eastAsia="Tahoma" w:hAnsi="Century Gothic"/>
          <w:szCs w:val="20"/>
        </w:rPr>
      </w:pPr>
    </w:p>
    <w:p w14:paraId="30BC68E5" w14:textId="6DC13DBD" w:rsidR="00E244F6" w:rsidRPr="00E244F6" w:rsidRDefault="006836F1" w:rsidP="00E244F6">
      <w:pPr>
        <w:pStyle w:val="Prrafodelista"/>
        <w:ind w:left="1065"/>
        <w:rPr>
          <w:rFonts w:ascii="Century Gothic" w:eastAsia="Tahoma" w:hAnsi="Century Gothic"/>
          <w:szCs w:val="20"/>
        </w:rPr>
      </w:pPr>
      <w:r w:rsidRPr="006836F1">
        <w:rPr>
          <w:rFonts w:ascii="Century Gothic" w:eastAsia="Tahoma" w:hAnsi="Century Gothic"/>
          <w:noProof/>
          <w:szCs w:val="20"/>
        </w:rPr>
        <w:drawing>
          <wp:inline distT="0" distB="0" distL="0" distR="0" wp14:anchorId="296A6802" wp14:editId="1458C87D">
            <wp:extent cx="5612130" cy="2896870"/>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2896870"/>
                    </a:xfrm>
                    <a:prstGeom prst="rect">
                      <a:avLst/>
                    </a:prstGeom>
                  </pic:spPr>
                </pic:pic>
              </a:graphicData>
            </a:graphic>
          </wp:inline>
        </w:drawing>
      </w:r>
    </w:p>
    <w:sectPr w:rsidR="00E244F6" w:rsidRPr="00E244F6" w:rsidSect="007F3655">
      <w:headerReference w:type="default" r:id="rId41"/>
      <w:footerReference w:type="default" r:id="rId42"/>
      <w:pgSz w:w="12240" w:h="15840"/>
      <w:pgMar w:top="1033" w:right="1701" w:bottom="1417" w:left="1701" w:header="708" w:footer="51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85" w:author="Garcia Montero Brenda Stefani" w:date="2020-06-17T14:35:00Z" w:initials="GMBS">
    <w:p w14:paraId="06CE85EE" w14:textId="55D0B15A" w:rsidR="001A5CEF" w:rsidRDefault="001A5CEF">
      <w:pPr>
        <w:pStyle w:val="Textocomentario"/>
      </w:pPr>
      <w:r>
        <w:rPr>
          <w:rStyle w:val="Refdecomentario"/>
        </w:rPr>
        <w:annotationRef/>
      </w:r>
      <w:proofErr w:type="gramStart"/>
      <w:r>
        <w:t>A que se refiere la leyenda Termina si hay proceso levantado?</w:t>
      </w:r>
      <w:proofErr w:type="gramEnd"/>
      <w:r>
        <w:t xml:space="preserve"> En caso de estar arriba lo mata, 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6CE85E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6CE85EE" w16cid:durableId="2294C1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6CF2D6" w14:textId="77777777" w:rsidR="003E20E1" w:rsidRDefault="003E20E1" w:rsidP="0095125F">
      <w:pPr>
        <w:spacing w:after="0" w:line="240" w:lineRule="auto"/>
      </w:pPr>
      <w:r>
        <w:separator/>
      </w:r>
    </w:p>
  </w:endnote>
  <w:endnote w:type="continuationSeparator" w:id="0">
    <w:p w14:paraId="6F22B46F" w14:textId="77777777" w:rsidR="003E20E1" w:rsidRDefault="003E20E1" w:rsidP="0095125F">
      <w:pPr>
        <w:spacing w:after="0" w:line="240" w:lineRule="auto"/>
      </w:pPr>
      <w:r>
        <w:continuationSeparator/>
      </w:r>
    </w:p>
  </w:endnote>
  <w:endnote w:type="continuationNotice" w:id="1">
    <w:p w14:paraId="068D4C62" w14:textId="77777777" w:rsidR="003E20E1" w:rsidRDefault="003E20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entury Gothic">
    <w:altName w:val="Century Gothic"/>
    <w:charset w:val="00"/>
    <w:family w:val="swiss"/>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AvantGarde LT Book">
    <w:altName w:val="Trebuchet MS"/>
    <w:charset w:val="4D"/>
    <w:family w:val="auto"/>
    <w:pitch w:val="variable"/>
    <w:sig w:usb0="8000002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1141" w:type="dxa"/>
      <w:tblInd w:w="-1153" w:type="dxa"/>
      <w:tblLayout w:type="fixed"/>
      <w:tblLook w:val="0000" w:firstRow="0" w:lastRow="0" w:firstColumn="0" w:lastColumn="0" w:noHBand="0" w:noVBand="0"/>
    </w:tblPr>
    <w:tblGrid>
      <w:gridCol w:w="3598"/>
      <w:gridCol w:w="3598"/>
      <w:gridCol w:w="3945"/>
    </w:tblGrid>
    <w:tr w:rsidR="001A5CEF" w:rsidRPr="00A30415" w14:paraId="1B617611" w14:textId="77777777" w:rsidTr="001E77C9">
      <w:trPr>
        <w:trHeight w:val="96"/>
      </w:trPr>
      <w:tc>
        <w:tcPr>
          <w:tcW w:w="3598" w:type="dxa"/>
        </w:tcPr>
        <w:p w14:paraId="2C5246DD" w14:textId="77777777" w:rsidR="001A5CEF" w:rsidRPr="008F0FE6" w:rsidRDefault="001A5CEF" w:rsidP="0095125F">
          <w:pPr>
            <w:pStyle w:val="Piedepgina"/>
            <w:ind w:right="51"/>
            <w:rPr>
              <w:rFonts w:ascii="Century Gothic" w:hAnsi="Century Gothic" w:cs="Arial"/>
              <w:b/>
              <w:sz w:val="14"/>
              <w:szCs w:val="14"/>
            </w:rPr>
          </w:pPr>
          <w:r w:rsidRPr="008F0FE6">
            <w:rPr>
              <w:rFonts w:ascii="Century Gothic" w:hAnsi="Century Gothic" w:cs="Arial"/>
              <w:b/>
              <w:sz w:val="14"/>
              <w:szCs w:val="14"/>
            </w:rPr>
            <w:t>Versión 1.00</w:t>
          </w:r>
        </w:p>
      </w:tc>
      <w:tc>
        <w:tcPr>
          <w:tcW w:w="3598" w:type="dxa"/>
        </w:tcPr>
        <w:p w14:paraId="1A09BC78" w14:textId="77777777" w:rsidR="001A5CEF" w:rsidRPr="008F0FE6" w:rsidRDefault="001A5CEF" w:rsidP="0095125F">
          <w:pPr>
            <w:pStyle w:val="Piedepgina"/>
            <w:ind w:right="51"/>
            <w:jc w:val="center"/>
            <w:rPr>
              <w:rFonts w:ascii="Century Gothic" w:hAnsi="Century Gothic" w:cs="Arial"/>
              <w:b/>
              <w:sz w:val="14"/>
              <w:szCs w:val="14"/>
            </w:rPr>
          </w:pPr>
          <w:r w:rsidRPr="008F0FE6">
            <w:rPr>
              <w:rFonts w:ascii="Century Gothic" w:hAnsi="Century Gothic" w:cs="Arial"/>
              <w:b/>
              <w:sz w:val="14"/>
              <w:szCs w:val="14"/>
            </w:rPr>
            <w:t>Uso Interno</w:t>
          </w:r>
        </w:p>
      </w:tc>
      <w:tc>
        <w:tcPr>
          <w:tcW w:w="3945" w:type="dxa"/>
        </w:tcPr>
        <w:p w14:paraId="3E771DC5" w14:textId="4F587F86" w:rsidR="001A5CEF" w:rsidRPr="008F0FE6" w:rsidRDefault="001A5CEF" w:rsidP="0095125F">
          <w:pPr>
            <w:pStyle w:val="Piedepgina"/>
            <w:ind w:right="51"/>
            <w:jc w:val="right"/>
            <w:rPr>
              <w:rFonts w:ascii="Century Gothic" w:hAnsi="Century Gothic" w:cs="Arial"/>
              <w:b/>
              <w:sz w:val="14"/>
              <w:szCs w:val="14"/>
            </w:rPr>
          </w:pPr>
          <w:r w:rsidRPr="008F0FE6">
            <w:rPr>
              <w:rFonts w:ascii="Century Gothic" w:hAnsi="Century Gothic" w:cs="Arial"/>
              <w:b/>
              <w:sz w:val="14"/>
              <w:szCs w:val="14"/>
            </w:rPr>
            <w:t xml:space="preserve">Página </w:t>
          </w:r>
          <w:r w:rsidRPr="008F0FE6">
            <w:rPr>
              <w:rFonts w:ascii="Century Gothic" w:hAnsi="Century Gothic" w:cs="Arial"/>
              <w:b/>
              <w:sz w:val="14"/>
              <w:szCs w:val="14"/>
            </w:rPr>
            <w:fldChar w:fldCharType="begin"/>
          </w:r>
          <w:r w:rsidRPr="008F0FE6">
            <w:rPr>
              <w:rFonts w:ascii="Century Gothic" w:hAnsi="Century Gothic" w:cs="Arial"/>
              <w:b/>
              <w:sz w:val="14"/>
              <w:szCs w:val="14"/>
            </w:rPr>
            <w:instrText xml:space="preserve"> PAGE </w:instrText>
          </w:r>
          <w:r w:rsidRPr="008F0FE6">
            <w:rPr>
              <w:rFonts w:ascii="Century Gothic" w:hAnsi="Century Gothic" w:cs="Arial"/>
              <w:b/>
              <w:sz w:val="14"/>
              <w:szCs w:val="14"/>
            </w:rPr>
            <w:fldChar w:fldCharType="separate"/>
          </w:r>
          <w:r>
            <w:rPr>
              <w:rFonts w:ascii="Century Gothic" w:hAnsi="Century Gothic" w:cs="Arial"/>
              <w:b/>
              <w:noProof/>
              <w:sz w:val="14"/>
              <w:szCs w:val="14"/>
            </w:rPr>
            <w:t>14</w:t>
          </w:r>
          <w:r w:rsidRPr="008F0FE6">
            <w:rPr>
              <w:rFonts w:ascii="Century Gothic" w:hAnsi="Century Gothic" w:cs="Arial"/>
              <w:b/>
              <w:sz w:val="14"/>
              <w:szCs w:val="14"/>
            </w:rPr>
            <w:fldChar w:fldCharType="end"/>
          </w:r>
          <w:r w:rsidRPr="008F0FE6">
            <w:rPr>
              <w:rFonts w:ascii="Century Gothic" w:hAnsi="Century Gothic" w:cs="Arial"/>
              <w:b/>
              <w:sz w:val="14"/>
              <w:szCs w:val="14"/>
            </w:rPr>
            <w:t xml:space="preserve"> de </w:t>
          </w:r>
          <w:r w:rsidRPr="008F0FE6">
            <w:rPr>
              <w:rFonts w:ascii="Century Gothic" w:hAnsi="Century Gothic" w:cs="Arial"/>
              <w:b/>
              <w:sz w:val="14"/>
              <w:szCs w:val="14"/>
            </w:rPr>
            <w:fldChar w:fldCharType="begin"/>
          </w:r>
          <w:r w:rsidRPr="008F0FE6">
            <w:rPr>
              <w:rFonts w:ascii="Century Gothic" w:hAnsi="Century Gothic" w:cs="Arial"/>
              <w:b/>
              <w:sz w:val="14"/>
              <w:szCs w:val="14"/>
            </w:rPr>
            <w:instrText xml:space="preserve"> NUMPAGES  </w:instrText>
          </w:r>
          <w:r w:rsidRPr="008F0FE6">
            <w:rPr>
              <w:rFonts w:ascii="Century Gothic" w:hAnsi="Century Gothic" w:cs="Arial"/>
              <w:b/>
              <w:sz w:val="14"/>
              <w:szCs w:val="14"/>
            </w:rPr>
            <w:fldChar w:fldCharType="separate"/>
          </w:r>
          <w:r>
            <w:rPr>
              <w:rFonts w:ascii="Century Gothic" w:hAnsi="Century Gothic" w:cs="Arial"/>
              <w:b/>
              <w:noProof/>
              <w:sz w:val="14"/>
              <w:szCs w:val="14"/>
            </w:rPr>
            <w:t>14</w:t>
          </w:r>
          <w:r w:rsidRPr="008F0FE6">
            <w:rPr>
              <w:rFonts w:ascii="Century Gothic" w:hAnsi="Century Gothic" w:cs="Arial"/>
              <w:b/>
              <w:sz w:val="14"/>
              <w:szCs w:val="14"/>
            </w:rPr>
            <w:fldChar w:fldCharType="end"/>
          </w:r>
        </w:p>
      </w:tc>
    </w:tr>
    <w:tr w:rsidR="001A5CEF" w:rsidRPr="00A30415" w14:paraId="5E897651" w14:textId="77777777" w:rsidTr="001E77C9">
      <w:trPr>
        <w:trHeight w:val="69"/>
      </w:trPr>
      <w:tc>
        <w:tcPr>
          <w:tcW w:w="3598" w:type="dxa"/>
        </w:tcPr>
        <w:p w14:paraId="3F47A2B6" w14:textId="77777777" w:rsidR="001A5CEF" w:rsidRPr="008F0FE6" w:rsidRDefault="001A5CEF" w:rsidP="0095125F">
          <w:pPr>
            <w:pStyle w:val="Piedepgina"/>
            <w:ind w:right="51"/>
            <w:rPr>
              <w:rFonts w:ascii="Century Gothic" w:hAnsi="Century Gothic" w:cs="Arial"/>
              <w:b/>
              <w:sz w:val="14"/>
              <w:szCs w:val="14"/>
            </w:rPr>
          </w:pPr>
          <w:r w:rsidRPr="008F0FE6">
            <w:rPr>
              <w:rFonts w:ascii="Century Gothic" w:hAnsi="Century Gothic"/>
              <w:b/>
              <w:sz w:val="14"/>
              <w:szCs w:val="14"/>
            </w:rPr>
            <w:t>Formato de Documentos</w:t>
          </w:r>
          <w:r w:rsidRPr="008F0FE6">
            <w:rPr>
              <w:rFonts w:ascii="Century Gothic" w:hAnsi="Century Gothic"/>
              <w:b/>
              <w:sz w:val="14"/>
              <w:szCs w:val="14"/>
            </w:rPr>
            <w:tab/>
          </w:r>
        </w:p>
      </w:tc>
      <w:tc>
        <w:tcPr>
          <w:tcW w:w="3598" w:type="dxa"/>
        </w:tcPr>
        <w:p w14:paraId="73F8CE99" w14:textId="77777777" w:rsidR="001A5CEF" w:rsidRPr="008F0FE6" w:rsidRDefault="001A5CEF" w:rsidP="0095125F">
          <w:pPr>
            <w:pStyle w:val="Piedepgina"/>
            <w:ind w:right="51"/>
            <w:jc w:val="center"/>
            <w:rPr>
              <w:rFonts w:ascii="Century Gothic" w:hAnsi="Century Gothic" w:cs="Arial"/>
              <w:b/>
              <w:sz w:val="14"/>
              <w:szCs w:val="14"/>
            </w:rPr>
          </w:pPr>
          <w:r>
            <w:rPr>
              <w:rFonts w:ascii="Century Gothic" w:hAnsi="Century Gothic" w:cs="Arial"/>
              <w:b/>
              <w:sz w:val="14"/>
              <w:szCs w:val="14"/>
            </w:rPr>
            <w:t>Bolsa Mexicana de Valores</w:t>
          </w:r>
        </w:p>
      </w:tc>
      <w:tc>
        <w:tcPr>
          <w:tcW w:w="3945" w:type="dxa"/>
        </w:tcPr>
        <w:p w14:paraId="22B4231C" w14:textId="77777777" w:rsidR="001A5CEF" w:rsidRPr="008F0FE6" w:rsidRDefault="001A5CEF" w:rsidP="0095125F">
          <w:pPr>
            <w:pStyle w:val="Piedepgina"/>
            <w:ind w:right="51"/>
            <w:jc w:val="right"/>
            <w:rPr>
              <w:rFonts w:ascii="Century Gothic" w:hAnsi="Century Gothic" w:cs="Arial"/>
              <w:b/>
              <w:sz w:val="14"/>
              <w:szCs w:val="14"/>
            </w:rPr>
          </w:pPr>
          <w:r w:rsidRPr="008F0FE6">
            <w:rPr>
              <w:rFonts w:ascii="Century Gothic" w:hAnsi="Century Gothic" w:cs="Arial"/>
              <w:b/>
              <w:sz w:val="14"/>
              <w:szCs w:val="14"/>
            </w:rPr>
            <w:t>Fecha de Liberación: dd/mm/aaaa</w:t>
          </w:r>
        </w:p>
      </w:tc>
    </w:tr>
    <w:tr w:rsidR="001A5CEF" w:rsidRPr="00FE2C15" w14:paraId="69953A93" w14:textId="77777777" w:rsidTr="001E77C9">
      <w:trPr>
        <w:trHeight w:val="395"/>
      </w:trPr>
      <w:tc>
        <w:tcPr>
          <w:tcW w:w="11141" w:type="dxa"/>
          <w:gridSpan w:val="3"/>
        </w:tcPr>
        <w:p w14:paraId="16F37241" w14:textId="77777777" w:rsidR="001A5CEF" w:rsidRPr="008F0FE6" w:rsidRDefault="001A5CEF" w:rsidP="001E77C9">
          <w:pPr>
            <w:pStyle w:val="Piedepgina"/>
            <w:ind w:right="51"/>
            <w:jc w:val="center"/>
            <w:rPr>
              <w:rFonts w:ascii="Century Gothic" w:hAnsi="Century Gothic" w:cs="Arial"/>
              <w:color w:val="404040" w:themeColor="text1" w:themeTint="BF"/>
              <w:sz w:val="14"/>
              <w:szCs w:val="14"/>
            </w:rPr>
          </w:pPr>
          <w:r w:rsidRPr="008F0FE6">
            <w:rPr>
              <w:rFonts w:ascii="Century Gothic" w:hAnsi="Century Gothic" w:cs="Arial"/>
              <w:color w:val="404040" w:themeColor="text1" w:themeTint="BF"/>
              <w:sz w:val="14"/>
              <w:szCs w:val="14"/>
            </w:rPr>
            <w:t xml:space="preserve">La naturaleza de la información contenida en este documento es: </w:t>
          </w:r>
          <w:r w:rsidRPr="008F0FE6">
            <w:rPr>
              <w:rFonts w:ascii="Century Gothic" w:hAnsi="Century Gothic" w:cs="Arial"/>
              <w:b/>
              <w:color w:val="404040" w:themeColor="text1" w:themeTint="BF"/>
              <w:sz w:val="14"/>
              <w:szCs w:val="14"/>
            </w:rPr>
            <w:t>Uso interno</w:t>
          </w:r>
          <w:r w:rsidRPr="008F0FE6">
            <w:rPr>
              <w:rFonts w:ascii="Century Gothic" w:hAnsi="Century Gothic" w:cs="Arial"/>
              <w:color w:val="404040" w:themeColor="text1" w:themeTint="BF"/>
              <w:sz w:val="14"/>
              <w:szCs w:val="14"/>
            </w:rPr>
            <w:t xml:space="preserve">, y por lo tanto, puede ser divulgada al interior de </w:t>
          </w:r>
          <w:r>
            <w:rPr>
              <w:rFonts w:ascii="Century Gothic" w:hAnsi="Century Gothic" w:cs="Arial"/>
              <w:color w:val="404040" w:themeColor="text1" w:themeTint="BF"/>
              <w:sz w:val="14"/>
              <w:szCs w:val="14"/>
            </w:rPr>
            <w:t>Bolsa Mexicana de Valores</w:t>
          </w:r>
          <w:r w:rsidRPr="008F0FE6">
            <w:rPr>
              <w:rFonts w:ascii="Century Gothic" w:hAnsi="Century Gothic" w:cs="Arial"/>
              <w:color w:val="404040" w:themeColor="text1" w:themeTint="BF"/>
              <w:sz w:val="14"/>
              <w:szCs w:val="14"/>
            </w:rPr>
            <w:t xml:space="preserve"> sin autorización, pero no puede divulgarse fuera de </w:t>
          </w:r>
          <w:r>
            <w:rPr>
              <w:rFonts w:ascii="Century Gothic" w:hAnsi="Century Gothic" w:cs="Arial"/>
              <w:color w:val="404040" w:themeColor="text1" w:themeTint="BF"/>
              <w:sz w:val="14"/>
              <w:szCs w:val="14"/>
            </w:rPr>
            <w:t>Bolsa Mexicana de Valores</w:t>
          </w:r>
          <w:r w:rsidRPr="008F0FE6">
            <w:rPr>
              <w:rFonts w:ascii="Century Gothic" w:hAnsi="Century Gothic" w:cs="Arial"/>
              <w:color w:val="404040" w:themeColor="text1" w:themeTint="BF"/>
              <w:sz w:val="14"/>
              <w:szCs w:val="14"/>
            </w:rPr>
            <w:t xml:space="preserve"> sin autorización del emisor del documento.</w:t>
          </w:r>
        </w:p>
      </w:tc>
    </w:tr>
  </w:tbl>
  <w:p w14:paraId="1F6ACBEC" w14:textId="77777777" w:rsidR="001A5CEF" w:rsidRDefault="001A5CEF">
    <w:pPr>
      <w:pStyle w:val="Piedepgina"/>
    </w:pPr>
    <w:r w:rsidRPr="00083FF0">
      <w:rPr>
        <w:noProof/>
        <w:lang w:eastAsia="es-MX"/>
      </w:rPr>
      <mc:AlternateContent>
        <mc:Choice Requires="wps">
          <w:drawing>
            <wp:anchor distT="45720" distB="45720" distL="114300" distR="114300" simplePos="0" relativeHeight="251658242" behindDoc="0" locked="0" layoutInCell="1" allowOverlap="1" wp14:anchorId="458BAAD2" wp14:editId="1A2517F4">
              <wp:simplePos x="0" y="0"/>
              <wp:positionH relativeFrom="page">
                <wp:align>right</wp:align>
              </wp:positionH>
              <wp:positionV relativeFrom="paragraph">
                <wp:posOffset>95265</wp:posOffset>
              </wp:positionV>
              <wp:extent cx="6107810" cy="269083"/>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7810" cy="269083"/>
                      </a:xfrm>
                      <a:prstGeom prst="rect">
                        <a:avLst/>
                      </a:prstGeom>
                      <a:noFill/>
                      <a:ln w="9525">
                        <a:noFill/>
                        <a:miter lim="800000"/>
                        <a:headEnd/>
                        <a:tailEnd/>
                      </a:ln>
                    </wps:spPr>
                    <wps:txbx>
                      <w:txbxContent>
                        <w:p w14:paraId="44386010" w14:textId="77777777" w:rsidR="001A5CEF" w:rsidRPr="006A523E" w:rsidRDefault="001A5CEF" w:rsidP="00083FF0">
                          <w:pPr>
                            <w:spacing w:after="120" w:line="180" w:lineRule="atLeast"/>
                            <w:rPr>
                              <w:rFonts w:ascii="AvantGarde LT Book" w:hAnsi="AvantGarde LT Book"/>
                              <w:color w:val="FFFFFF" w:themeColor="background1"/>
                              <w:sz w:val="20"/>
                            </w:rPr>
                          </w:pPr>
                          <w:r>
                            <w:rPr>
                              <w:rFonts w:ascii="AvantGarde LT Book" w:hAnsi="AvantGarde LT Book"/>
                              <w:color w:val="FFFFFF" w:themeColor="background1"/>
                              <w:sz w:val="20"/>
                            </w:rPr>
                            <w:t>Paseo de la Reforma 255,</w:t>
                          </w:r>
                          <w:r w:rsidRPr="006A523E">
                            <w:rPr>
                              <w:rFonts w:ascii="AvantGarde LT Book" w:hAnsi="AvantGarde LT Book"/>
                              <w:color w:val="FFFFFF" w:themeColor="background1"/>
                              <w:sz w:val="20"/>
                            </w:rPr>
                            <w:t xml:space="preserve"> Col. </w:t>
                          </w:r>
                          <w:r>
                            <w:rPr>
                              <w:rFonts w:ascii="AvantGarde LT Book" w:hAnsi="AvantGarde LT Book"/>
                              <w:color w:val="FFFFFF" w:themeColor="background1"/>
                              <w:sz w:val="20"/>
                            </w:rPr>
                            <w:t>Cuauhtémoc,</w:t>
                          </w:r>
                          <w:r w:rsidRPr="006A523E">
                            <w:rPr>
                              <w:rFonts w:ascii="AvantGarde LT Book" w:hAnsi="AvantGarde LT Book"/>
                              <w:color w:val="FFFFFF" w:themeColor="background1"/>
                              <w:sz w:val="20"/>
                            </w:rPr>
                            <w:t xml:space="preserve"> </w:t>
                          </w:r>
                          <w:r>
                            <w:rPr>
                              <w:rFonts w:ascii="AvantGarde LT Book" w:hAnsi="AvantGarde LT Book"/>
                              <w:color w:val="FFFFFF" w:themeColor="background1"/>
                              <w:sz w:val="20"/>
                            </w:rPr>
                            <w:t xml:space="preserve">C.P. 06500, </w:t>
                          </w:r>
                          <w:r w:rsidRPr="006A523E">
                            <w:rPr>
                              <w:rFonts w:ascii="AvantGarde LT Book" w:hAnsi="AvantGarde LT Book"/>
                              <w:color w:val="FFFFFF" w:themeColor="background1"/>
                              <w:sz w:val="20"/>
                            </w:rPr>
                            <w:t xml:space="preserve">CDMX | Tel. </w:t>
                          </w:r>
                          <w:r>
                            <w:rPr>
                              <w:rFonts w:ascii="AvantGarde LT Book" w:hAnsi="AvantGarde LT Book"/>
                              <w:color w:val="FFFFFF" w:themeColor="background1"/>
                              <w:sz w:val="20"/>
                            </w:rPr>
                            <w:t>5342 9000</w:t>
                          </w:r>
                          <w:r w:rsidRPr="006A523E">
                            <w:rPr>
                              <w:rFonts w:ascii="AvantGarde LT Book" w:hAnsi="AvantGarde LT Book"/>
                              <w:color w:val="FFFFFF" w:themeColor="background1"/>
                              <w:sz w:val="20"/>
                            </w:rPr>
                            <w:t xml:space="preserve"> | </w:t>
                          </w:r>
                          <w:r>
                            <w:rPr>
                              <w:rFonts w:ascii="AvantGarde LT Book" w:hAnsi="AvantGarde LT Book"/>
                              <w:color w:val="FFFFFF" w:themeColor="background1"/>
                              <w:sz w:val="20"/>
                            </w:rPr>
                            <w:t xml:space="preserve">www.bmv.com.mx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8BAAD2" id="_x0000_t202" coordsize="21600,21600" o:spt="202" path="m,l,21600r21600,l21600,xe">
              <v:stroke joinstyle="miter"/>
              <v:path gradientshapeok="t" o:connecttype="rect"/>
            </v:shapetype>
            <v:shape id="Cuadro de texto 2" o:spid="_x0000_s1026" type="#_x0000_t202" style="position:absolute;margin-left:429.75pt;margin-top:7.5pt;width:480.95pt;height:21.2pt;z-index:25165824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" filled="f" stroked="f">
              <v:textbox>
                <w:txbxContent>
                  <w:p w14:paraId="44386010" w14:textId="77777777" w:rsidR="001A5CEF" w:rsidRPr="006A523E" w:rsidRDefault="001A5CEF" w:rsidP="00083FF0">
                    <w:pPr>
                      <w:spacing w:after="120" w:line="180" w:lineRule="atLeast"/>
                      <w:rPr>
                        <w:rFonts w:ascii="AvantGarde LT Book" w:hAnsi="AvantGarde LT Book"/>
                        <w:color w:val="FFFFFF" w:themeColor="background1"/>
                        <w:sz w:val="20"/>
                      </w:rPr>
                    </w:pPr>
                    <w:r>
                      <w:rPr>
                        <w:rFonts w:ascii="AvantGarde LT Book" w:hAnsi="AvantGarde LT Book"/>
                        <w:color w:val="FFFFFF" w:themeColor="background1"/>
                        <w:sz w:val="20"/>
                      </w:rPr>
                      <w:t>Paseo de la Reforma 255,</w:t>
                    </w:r>
                    <w:r w:rsidRPr="006A523E">
                      <w:rPr>
                        <w:rFonts w:ascii="AvantGarde LT Book" w:hAnsi="AvantGarde LT Book"/>
                        <w:color w:val="FFFFFF" w:themeColor="background1"/>
                        <w:sz w:val="20"/>
                      </w:rPr>
                      <w:t xml:space="preserve"> Col. </w:t>
                    </w:r>
                    <w:r>
                      <w:rPr>
                        <w:rFonts w:ascii="AvantGarde LT Book" w:hAnsi="AvantGarde LT Book"/>
                        <w:color w:val="FFFFFF" w:themeColor="background1"/>
                        <w:sz w:val="20"/>
                      </w:rPr>
                      <w:t>Cuauhtémoc,</w:t>
                    </w:r>
                    <w:r w:rsidRPr="006A523E">
                      <w:rPr>
                        <w:rFonts w:ascii="AvantGarde LT Book" w:hAnsi="AvantGarde LT Book"/>
                        <w:color w:val="FFFFFF" w:themeColor="background1"/>
                        <w:sz w:val="20"/>
                      </w:rPr>
                      <w:t xml:space="preserve"> </w:t>
                    </w:r>
                    <w:r>
                      <w:rPr>
                        <w:rFonts w:ascii="AvantGarde LT Book" w:hAnsi="AvantGarde LT Book"/>
                        <w:color w:val="FFFFFF" w:themeColor="background1"/>
                        <w:sz w:val="20"/>
                      </w:rPr>
                      <w:t xml:space="preserve">C.P. 06500, </w:t>
                    </w:r>
                    <w:r w:rsidRPr="006A523E">
                      <w:rPr>
                        <w:rFonts w:ascii="AvantGarde LT Book" w:hAnsi="AvantGarde LT Book"/>
                        <w:color w:val="FFFFFF" w:themeColor="background1"/>
                        <w:sz w:val="20"/>
                      </w:rPr>
                      <w:t xml:space="preserve">CDMX | Tel. </w:t>
                    </w:r>
                    <w:r>
                      <w:rPr>
                        <w:rFonts w:ascii="AvantGarde LT Book" w:hAnsi="AvantGarde LT Book"/>
                        <w:color w:val="FFFFFF" w:themeColor="background1"/>
                        <w:sz w:val="20"/>
                      </w:rPr>
                      <w:t>5342 9000</w:t>
                    </w:r>
                    <w:r w:rsidRPr="006A523E">
                      <w:rPr>
                        <w:rFonts w:ascii="AvantGarde LT Book" w:hAnsi="AvantGarde LT Book"/>
                        <w:color w:val="FFFFFF" w:themeColor="background1"/>
                        <w:sz w:val="20"/>
                      </w:rPr>
                      <w:t xml:space="preserve"> | </w:t>
                    </w:r>
                    <w:r>
                      <w:rPr>
                        <w:rFonts w:ascii="AvantGarde LT Book" w:hAnsi="AvantGarde LT Book"/>
                        <w:color w:val="FFFFFF" w:themeColor="background1"/>
                        <w:sz w:val="20"/>
                      </w:rPr>
                      <w:t xml:space="preserve">www.bmv.com.mx </w:t>
                    </w:r>
                  </w:p>
                </w:txbxContent>
              </v:textbox>
              <w10:wrap anchorx="page"/>
            </v:shape>
          </w:pict>
        </mc:Fallback>
      </mc:AlternateContent>
    </w:r>
    <w:r>
      <w:rPr>
        <w:noProof/>
        <w:lang w:eastAsia="es-MX"/>
      </w:rPr>
      <w:drawing>
        <wp:anchor distT="0" distB="0" distL="114300" distR="114300" simplePos="0" relativeHeight="251658241" behindDoc="0" locked="0" layoutInCell="1" allowOverlap="1" wp14:anchorId="7F136EEC" wp14:editId="27935EE1">
          <wp:simplePos x="0" y="0"/>
          <wp:positionH relativeFrom="page">
            <wp:posOffset>1617980</wp:posOffset>
          </wp:positionH>
          <wp:positionV relativeFrom="paragraph">
            <wp:posOffset>67310</wp:posOffset>
          </wp:positionV>
          <wp:extent cx="6175375" cy="626745"/>
          <wp:effectExtent l="0" t="0" r="0" b="190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r="11142"/>
                  <a:stretch/>
                </pic:blipFill>
                <pic:spPr bwMode="auto">
                  <a:xfrm>
                    <a:off x="0" y="0"/>
                    <a:ext cx="6175375" cy="626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58243" behindDoc="0" locked="0" layoutInCell="1" allowOverlap="1" wp14:anchorId="61EDB616" wp14:editId="27935EE1">
          <wp:simplePos x="0" y="0"/>
          <wp:positionH relativeFrom="page">
            <wp:posOffset>-1167130</wp:posOffset>
          </wp:positionH>
          <wp:positionV relativeFrom="paragraph">
            <wp:posOffset>71009</wp:posOffset>
          </wp:positionV>
          <wp:extent cx="2788285" cy="42100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614" t="84746" r="85560" b="3001"/>
                  <a:stretch/>
                </pic:blipFill>
                <pic:spPr bwMode="auto">
                  <a:xfrm>
                    <a:off x="0" y="0"/>
                    <a:ext cx="2788285" cy="421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DBF8D6" w14:textId="77777777" w:rsidR="003E20E1" w:rsidRDefault="003E20E1" w:rsidP="0095125F">
      <w:pPr>
        <w:spacing w:after="0" w:line="240" w:lineRule="auto"/>
      </w:pPr>
      <w:r>
        <w:separator/>
      </w:r>
    </w:p>
  </w:footnote>
  <w:footnote w:type="continuationSeparator" w:id="0">
    <w:p w14:paraId="25D18E98" w14:textId="77777777" w:rsidR="003E20E1" w:rsidRDefault="003E20E1" w:rsidP="0095125F">
      <w:pPr>
        <w:spacing w:after="0" w:line="240" w:lineRule="auto"/>
      </w:pPr>
      <w:r>
        <w:continuationSeparator/>
      </w:r>
    </w:p>
  </w:footnote>
  <w:footnote w:type="continuationNotice" w:id="1">
    <w:p w14:paraId="16821773" w14:textId="77777777" w:rsidR="003E20E1" w:rsidRDefault="003E20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6A231D" w14:textId="77777777" w:rsidR="001A5CEF" w:rsidRDefault="001A5CEF">
    <w:pPr>
      <w:pStyle w:val="Encabezado"/>
    </w:pPr>
    <w:r>
      <w:rPr>
        <w:noProof/>
        <w:lang w:eastAsia="es-MX"/>
      </w:rPr>
      <w:drawing>
        <wp:anchor distT="0" distB="0" distL="114300" distR="114300" simplePos="0" relativeHeight="251658244" behindDoc="1" locked="0" layoutInCell="1" allowOverlap="1" wp14:anchorId="07BF1AE9" wp14:editId="4978215B">
          <wp:simplePos x="0" y="0"/>
          <wp:positionH relativeFrom="page">
            <wp:posOffset>6177196</wp:posOffset>
          </wp:positionH>
          <wp:positionV relativeFrom="paragraph">
            <wp:posOffset>-172983</wp:posOffset>
          </wp:positionV>
          <wp:extent cx="1371600" cy="323850"/>
          <wp:effectExtent l="0" t="0" r="0" b="0"/>
          <wp:wrapNone/>
          <wp:docPr id="9" name="Imagen 9" descr="C:\Users\jmaldonado\AppData\Local\Microsoft\Windows\INetCache\Content.Word\GrupoBMV - 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maldonado\AppData\Local\Microsoft\Windows\INetCache\Content.Word\GrupoBMV - final.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71600"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58240" behindDoc="0" locked="0" layoutInCell="1" allowOverlap="1" wp14:anchorId="6CB48150" wp14:editId="07777777">
          <wp:simplePos x="0" y="0"/>
          <wp:positionH relativeFrom="page">
            <wp:align>left</wp:align>
          </wp:positionH>
          <wp:positionV relativeFrom="paragraph">
            <wp:posOffset>-449580</wp:posOffset>
          </wp:positionV>
          <wp:extent cx="6175612" cy="626745"/>
          <wp:effectExtent l="0" t="0" r="0" b="190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
                    <a:extLst>
                      <a:ext uri="{28A0092B-C50C-407E-A947-70E740481C1C}">
                        <a14:useLocalDpi xmlns:a14="http://schemas.microsoft.com/office/drawing/2010/main" val="0"/>
                      </a:ext>
                    </a:extLst>
                  </a:blip>
                  <a:srcRect r="11142"/>
                  <a:stretch/>
                </pic:blipFill>
                <pic:spPr bwMode="auto">
                  <a:xfrm>
                    <a:off x="0" y="0"/>
                    <a:ext cx="6215527" cy="6307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MX"/>
      </w:rPr>
      <w:t>|</w:t>
    </w:r>
  </w:p>
  <w:p w14:paraId="6FFBD3EC" w14:textId="77777777" w:rsidR="001A5CEF" w:rsidRDefault="001A5CEF">
    <w:pPr>
      <w:pStyle w:val="Encabezado"/>
    </w:pPr>
  </w:p>
  <w:p w14:paraId="30DCCCAD" w14:textId="77777777" w:rsidR="001A5CEF" w:rsidRDefault="001A5CEF" w:rsidP="009512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9161E"/>
    <w:multiLevelType w:val="hybridMultilevel"/>
    <w:tmpl w:val="11F4088E"/>
    <w:lvl w:ilvl="0" w:tplc="6730045E">
      <w:start w:val="1"/>
      <w:numFmt w:val="bullet"/>
      <w:lvlText w:val=""/>
      <w:lvlJc w:val="left"/>
      <w:pPr>
        <w:ind w:left="1145" w:hanging="360"/>
      </w:pPr>
      <w:rPr>
        <w:rFonts w:ascii="Symbol" w:hAnsi="Symbol" w:hint="default"/>
        <w:color w:val="auto"/>
      </w:rPr>
    </w:lvl>
    <w:lvl w:ilvl="1" w:tplc="080A0001">
      <w:start w:val="1"/>
      <w:numFmt w:val="bullet"/>
      <w:lvlText w:val=""/>
      <w:lvlJc w:val="left"/>
      <w:pPr>
        <w:ind w:left="1865" w:hanging="360"/>
      </w:pPr>
      <w:rPr>
        <w:rFonts w:ascii="Symbol" w:hAnsi="Symbol" w:hint="default"/>
        <w:color w:val="auto"/>
      </w:rPr>
    </w:lvl>
    <w:lvl w:ilvl="2" w:tplc="0C0A0005">
      <w:start w:val="1"/>
      <w:numFmt w:val="bullet"/>
      <w:lvlText w:val=""/>
      <w:lvlJc w:val="left"/>
      <w:pPr>
        <w:ind w:left="2585" w:hanging="360"/>
      </w:pPr>
      <w:rPr>
        <w:rFonts w:ascii="Wingdings" w:hAnsi="Wingdings" w:hint="default"/>
      </w:r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 w15:restartNumberingAfterBreak="0">
    <w:nsid w:val="03BD2741"/>
    <w:multiLevelType w:val="hybridMultilevel"/>
    <w:tmpl w:val="50C05762"/>
    <w:lvl w:ilvl="0" w:tplc="B164E698">
      <w:start w:val="1"/>
      <w:numFmt w:val="bullet"/>
      <w:lvlText w:val=""/>
      <w:lvlJc w:val="left"/>
      <w:pPr>
        <w:ind w:left="720" w:hanging="360"/>
      </w:pPr>
      <w:rPr>
        <w:rFonts w:ascii="Symbol" w:hAnsi="Symbol" w:hint="default"/>
      </w:rPr>
    </w:lvl>
    <w:lvl w:ilvl="1" w:tplc="EC4EFBA6">
      <w:start w:val="1"/>
      <w:numFmt w:val="bullet"/>
      <w:lvlText w:val="o"/>
      <w:lvlJc w:val="left"/>
      <w:pPr>
        <w:ind w:left="1440" w:hanging="360"/>
      </w:pPr>
      <w:rPr>
        <w:rFonts w:ascii="Courier New" w:hAnsi="Courier New" w:hint="default"/>
      </w:rPr>
    </w:lvl>
    <w:lvl w:ilvl="2" w:tplc="A36E5134">
      <w:start w:val="1"/>
      <w:numFmt w:val="bullet"/>
      <w:lvlText w:val=""/>
      <w:lvlJc w:val="left"/>
      <w:pPr>
        <w:ind w:left="2160" w:hanging="360"/>
      </w:pPr>
      <w:rPr>
        <w:rFonts w:ascii="Wingdings" w:hAnsi="Wingdings" w:hint="default"/>
      </w:rPr>
    </w:lvl>
    <w:lvl w:ilvl="3" w:tplc="8DF6B608">
      <w:start w:val="1"/>
      <w:numFmt w:val="bullet"/>
      <w:lvlText w:val=""/>
      <w:lvlJc w:val="left"/>
      <w:pPr>
        <w:ind w:left="2880" w:hanging="360"/>
      </w:pPr>
      <w:rPr>
        <w:rFonts w:ascii="Symbol" w:hAnsi="Symbol" w:hint="default"/>
      </w:rPr>
    </w:lvl>
    <w:lvl w:ilvl="4" w:tplc="DAA48846">
      <w:start w:val="1"/>
      <w:numFmt w:val="bullet"/>
      <w:lvlText w:val="o"/>
      <w:lvlJc w:val="left"/>
      <w:pPr>
        <w:ind w:left="3600" w:hanging="360"/>
      </w:pPr>
      <w:rPr>
        <w:rFonts w:ascii="Courier New" w:hAnsi="Courier New" w:hint="default"/>
      </w:rPr>
    </w:lvl>
    <w:lvl w:ilvl="5" w:tplc="6BB6BEC4">
      <w:start w:val="1"/>
      <w:numFmt w:val="bullet"/>
      <w:lvlText w:val=""/>
      <w:lvlJc w:val="left"/>
      <w:pPr>
        <w:ind w:left="4320" w:hanging="360"/>
      </w:pPr>
      <w:rPr>
        <w:rFonts w:ascii="Wingdings" w:hAnsi="Wingdings" w:hint="default"/>
      </w:rPr>
    </w:lvl>
    <w:lvl w:ilvl="6" w:tplc="0D1C7178">
      <w:start w:val="1"/>
      <w:numFmt w:val="bullet"/>
      <w:lvlText w:val=""/>
      <w:lvlJc w:val="left"/>
      <w:pPr>
        <w:ind w:left="5040" w:hanging="360"/>
      </w:pPr>
      <w:rPr>
        <w:rFonts w:ascii="Symbol" w:hAnsi="Symbol" w:hint="default"/>
      </w:rPr>
    </w:lvl>
    <w:lvl w:ilvl="7" w:tplc="8A4284A8">
      <w:start w:val="1"/>
      <w:numFmt w:val="bullet"/>
      <w:lvlText w:val="o"/>
      <w:lvlJc w:val="left"/>
      <w:pPr>
        <w:ind w:left="5760" w:hanging="360"/>
      </w:pPr>
      <w:rPr>
        <w:rFonts w:ascii="Courier New" w:hAnsi="Courier New" w:hint="default"/>
      </w:rPr>
    </w:lvl>
    <w:lvl w:ilvl="8" w:tplc="89423484">
      <w:start w:val="1"/>
      <w:numFmt w:val="bullet"/>
      <w:lvlText w:val=""/>
      <w:lvlJc w:val="left"/>
      <w:pPr>
        <w:ind w:left="6480" w:hanging="360"/>
      </w:pPr>
      <w:rPr>
        <w:rFonts w:ascii="Wingdings" w:hAnsi="Wingdings" w:hint="default"/>
      </w:rPr>
    </w:lvl>
  </w:abstractNum>
  <w:abstractNum w:abstractNumId="2" w15:restartNumberingAfterBreak="0">
    <w:nsid w:val="03DA02A1"/>
    <w:multiLevelType w:val="hybridMultilevel"/>
    <w:tmpl w:val="39F6E782"/>
    <w:lvl w:ilvl="0" w:tplc="E4F0555C">
      <w:start w:val="1"/>
      <w:numFmt w:val="decimal"/>
      <w:lvlText w:val="%1."/>
      <w:lvlJc w:val="left"/>
      <w:pPr>
        <w:ind w:left="1776" w:hanging="360"/>
      </w:pPr>
      <w:rPr>
        <w:rFonts w:hint="default"/>
      </w:rPr>
    </w:lvl>
    <w:lvl w:ilvl="1" w:tplc="04090019">
      <w:start w:val="1"/>
      <w:numFmt w:val="lowerLetter"/>
      <w:lvlText w:val="%2."/>
      <w:lvlJc w:val="left"/>
      <w:pPr>
        <w:ind w:left="2496" w:hanging="360"/>
      </w:pPr>
    </w:lvl>
    <w:lvl w:ilvl="2" w:tplc="0409001B">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3" w15:restartNumberingAfterBreak="0">
    <w:nsid w:val="04252CB8"/>
    <w:multiLevelType w:val="hybridMultilevel"/>
    <w:tmpl w:val="E3C8F47A"/>
    <w:lvl w:ilvl="0" w:tplc="7B223FB0">
      <w:numFmt w:val="none"/>
      <w:lvlText w:val=""/>
      <w:lvlJc w:val="left"/>
      <w:pPr>
        <w:tabs>
          <w:tab w:val="num" w:pos="360"/>
        </w:tabs>
      </w:pPr>
    </w:lvl>
    <w:lvl w:ilvl="1" w:tplc="C1A2E602">
      <w:start w:val="1"/>
      <w:numFmt w:val="lowerLetter"/>
      <w:lvlText w:val="%2."/>
      <w:lvlJc w:val="left"/>
      <w:pPr>
        <w:ind w:left="1440" w:hanging="360"/>
      </w:pPr>
    </w:lvl>
    <w:lvl w:ilvl="2" w:tplc="89EA5E8A">
      <w:start w:val="1"/>
      <w:numFmt w:val="lowerRoman"/>
      <w:lvlText w:val="%3."/>
      <w:lvlJc w:val="right"/>
      <w:pPr>
        <w:ind w:left="2160" w:hanging="180"/>
      </w:pPr>
    </w:lvl>
    <w:lvl w:ilvl="3" w:tplc="51BE449A">
      <w:start w:val="1"/>
      <w:numFmt w:val="decimal"/>
      <w:lvlText w:val="%4."/>
      <w:lvlJc w:val="left"/>
      <w:pPr>
        <w:ind w:left="2880" w:hanging="360"/>
      </w:pPr>
    </w:lvl>
    <w:lvl w:ilvl="4" w:tplc="3AD0C920">
      <w:start w:val="1"/>
      <w:numFmt w:val="lowerLetter"/>
      <w:lvlText w:val="%5."/>
      <w:lvlJc w:val="left"/>
      <w:pPr>
        <w:ind w:left="3600" w:hanging="360"/>
      </w:pPr>
    </w:lvl>
    <w:lvl w:ilvl="5" w:tplc="8ECCA26A">
      <w:start w:val="1"/>
      <w:numFmt w:val="lowerRoman"/>
      <w:lvlText w:val="%6."/>
      <w:lvlJc w:val="right"/>
      <w:pPr>
        <w:ind w:left="4320" w:hanging="180"/>
      </w:pPr>
    </w:lvl>
    <w:lvl w:ilvl="6" w:tplc="42A2A6C8">
      <w:start w:val="1"/>
      <w:numFmt w:val="decimal"/>
      <w:lvlText w:val="%7."/>
      <w:lvlJc w:val="left"/>
      <w:pPr>
        <w:ind w:left="5040" w:hanging="360"/>
      </w:pPr>
    </w:lvl>
    <w:lvl w:ilvl="7" w:tplc="F3084272">
      <w:start w:val="1"/>
      <w:numFmt w:val="lowerLetter"/>
      <w:lvlText w:val="%8."/>
      <w:lvlJc w:val="left"/>
      <w:pPr>
        <w:ind w:left="5760" w:hanging="360"/>
      </w:pPr>
    </w:lvl>
    <w:lvl w:ilvl="8" w:tplc="7396B2B4">
      <w:start w:val="1"/>
      <w:numFmt w:val="lowerRoman"/>
      <w:lvlText w:val="%9."/>
      <w:lvlJc w:val="right"/>
      <w:pPr>
        <w:ind w:left="6480" w:hanging="180"/>
      </w:pPr>
    </w:lvl>
  </w:abstractNum>
  <w:abstractNum w:abstractNumId="4" w15:restartNumberingAfterBreak="0">
    <w:nsid w:val="044F750F"/>
    <w:multiLevelType w:val="hybridMultilevel"/>
    <w:tmpl w:val="2C7A9A7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58041B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6D135D0"/>
    <w:multiLevelType w:val="hybridMultilevel"/>
    <w:tmpl w:val="67BAD996"/>
    <w:lvl w:ilvl="0" w:tplc="04090019">
      <w:start w:val="1"/>
      <w:numFmt w:val="lowerLetter"/>
      <w:lvlText w:val="%1."/>
      <w:lvlJc w:val="left"/>
      <w:pPr>
        <w:ind w:left="2145"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90522E0"/>
    <w:multiLevelType w:val="hybridMultilevel"/>
    <w:tmpl w:val="19D68F76"/>
    <w:lvl w:ilvl="0" w:tplc="0BE25420">
      <w:numFmt w:val="none"/>
      <w:lvlText w:val=""/>
      <w:lvlJc w:val="left"/>
      <w:pPr>
        <w:tabs>
          <w:tab w:val="num" w:pos="360"/>
        </w:tabs>
      </w:pPr>
    </w:lvl>
    <w:lvl w:ilvl="1" w:tplc="DEFAC2D8">
      <w:start w:val="1"/>
      <w:numFmt w:val="lowerLetter"/>
      <w:lvlText w:val="%2."/>
      <w:lvlJc w:val="left"/>
      <w:pPr>
        <w:ind w:left="1440" w:hanging="360"/>
      </w:pPr>
    </w:lvl>
    <w:lvl w:ilvl="2" w:tplc="742EA5E4">
      <w:start w:val="1"/>
      <w:numFmt w:val="lowerRoman"/>
      <w:lvlText w:val="%3."/>
      <w:lvlJc w:val="right"/>
      <w:pPr>
        <w:ind w:left="2160" w:hanging="180"/>
      </w:pPr>
    </w:lvl>
    <w:lvl w:ilvl="3" w:tplc="C4EAE420">
      <w:start w:val="1"/>
      <w:numFmt w:val="decimal"/>
      <w:lvlText w:val="%4."/>
      <w:lvlJc w:val="left"/>
      <w:pPr>
        <w:ind w:left="2880" w:hanging="360"/>
      </w:pPr>
    </w:lvl>
    <w:lvl w:ilvl="4" w:tplc="39909F16">
      <w:start w:val="1"/>
      <w:numFmt w:val="lowerLetter"/>
      <w:lvlText w:val="%5."/>
      <w:lvlJc w:val="left"/>
      <w:pPr>
        <w:ind w:left="3600" w:hanging="360"/>
      </w:pPr>
    </w:lvl>
    <w:lvl w:ilvl="5" w:tplc="B0FC5CC6">
      <w:start w:val="1"/>
      <w:numFmt w:val="lowerRoman"/>
      <w:lvlText w:val="%6."/>
      <w:lvlJc w:val="right"/>
      <w:pPr>
        <w:ind w:left="4320" w:hanging="180"/>
      </w:pPr>
    </w:lvl>
    <w:lvl w:ilvl="6" w:tplc="A6746180">
      <w:start w:val="1"/>
      <w:numFmt w:val="decimal"/>
      <w:lvlText w:val="%7."/>
      <w:lvlJc w:val="left"/>
      <w:pPr>
        <w:ind w:left="5040" w:hanging="360"/>
      </w:pPr>
    </w:lvl>
    <w:lvl w:ilvl="7" w:tplc="E6A6F388">
      <w:start w:val="1"/>
      <w:numFmt w:val="lowerLetter"/>
      <w:lvlText w:val="%8."/>
      <w:lvlJc w:val="left"/>
      <w:pPr>
        <w:ind w:left="5760" w:hanging="360"/>
      </w:pPr>
    </w:lvl>
    <w:lvl w:ilvl="8" w:tplc="33C2FAE6">
      <w:start w:val="1"/>
      <w:numFmt w:val="lowerRoman"/>
      <w:lvlText w:val="%9."/>
      <w:lvlJc w:val="right"/>
      <w:pPr>
        <w:ind w:left="6480" w:hanging="180"/>
      </w:pPr>
    </w:lvl>
  </w:abstractNum>
  <w:abstractNum w:abstractNumId="8" w15:restartNumberingAfterBreak="0">
    <w:nsid w:val="09617B57"/>
    <w:multiLevelType w:val="multilevel"/>
    <w:tmpl w:val="271A73AA"/>
    <w:lvl w:ilvl="0">
      <w:start w:val="9"/>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9" w15:restartNumberingAfterBreak="0">
    <w:nsid w:val="0B794C72"/>
    <w:multiLevelType w:val="hybridMultilevel"/>
    <w:tmpl w:val="0BDEA510"/>
    <w:lvl w:ilvl="0" w:tplc="05C82442">
      <w:numFmt w:val="none"/>
      <w:lvlText w:val=""/>
      <w:lvlJc w:val="left"/>
      <w:pPr>
        <w:tabs>
          <w:tab w:val="num" w:pos="360"/>
        </w:tabs>
      </w:pPr>
    </w:lvl>
    <w:lvl w:ilvl="1" w:tplc="7E1A3E90">
      <w:start w:val="1"/>
      <w:numFmt w:val="lowerLetter"/>
      <w:lvlText w:val="%2."/>
      <w:lvlJc w:val="left"/>
      <w:pPr>
        <w:ind w:left="1440" w:hanging="360"/>
      </w:pPr>
    </w:lvl>
    <w:lvl w:ilvl="2" w:tplc="A5F68038">
      <w:start w:val="1"/>
      <w:numFmt w:val="lowerRoman"/>
      <w:lvlText w:val="%3."/>
      <w:lvlJc w:val="right"/>
      <w:pPr>
        <w:ind w:left="2160" w:hanging="180"/>
      </w:pPr>
    </w:lvl>
    <w:lvl w:ilvl="3" w:tplc="61D0CDF6">
      <w:start w:val="1"/>
      <w:numFmt w:val="decimal"/>
      <w:lvlText w:val="%4."/>
      <w:lvlJc w:val="left"/>
      <w:pPr>
        <w:ind w:left="2880" w:hanging="360"/>
      </w:pPr>
    </w:lvl>
    <w:lvl w:ilvl="4" w:tplc="DF7083E0">
      <w:start w:val="1"/>
      <w:numFmt w:val="lowerLetter"/>
      <w:lvlText w:val="%5."/>
      <w:lvlJc w:val="left"/>
      <w:pPr>
        <w:ind w:left="3600" w:hanging="360"/>
      </w:pPr>
    </w:lvl>
    <w:lvl w:ilvl="5" w:tplc="A0EC22B2">
      <w:start w:val="1"/>
      <w:numFmt w:val="lowerRoman"/>
      <w:lvlText w:val="%6."/>
      <w:lvlJc w:val="right"/>
      <w:pPr>
        <w:ind w:left="4320" w:hanging="180"/>
      </w:pPr>
    </w:lvl>
    <w:lvl w:ilvl="6" w:tplc="6556ECFC">
      <w:start w:val="1"/>
      <w:numFmt w:val="decimal"/>
      <w:lvlText w:val="%7."/>
      <w:lvlJc w:val="left"/>
      <w:pPr>
        <w:ind w:left="5040" w:hanging="360"/>
      </w:pPr>
    </w:lvl>
    <w:lvl w:ilvl="7" w:tplc="27F2C020">
      <w:start w:val="1"/>
      <w:numFmt w:val="lowerLetter"/>
      <w:lvlText w:val="%8."/>
      <w:lvlJc w:val="left"/>
      <w:pPr>
        <w:ind w:left="5760" w:hanging="360"/>
      </w:pPr>
    </w:lvl>
    <w:lvl w:ilvl="8" w:tplc="1D28D8A8">
      <w:start w:val="1"/>
      <w:numFmt w:val="lowerRoman"/>
      <w:lvlText w:val="%9."/>
      <w:lvlJc w:val="right"/>
      <w:pPr>
        <w:ind w:left="6480" w:hanging="180"/>
      </w:pPr>
    </w:lvl>
  </w:abstractNum>
  <w:abstractNum w:abstractNumId="10" w15:restartNumberingAfterBreak="0">
    <w:nsid w:val="10A07EB2"/>
    <w:multiLevelType w:val="hybridMultilevel"/>
    <w:tmpl w:val="3F60C040"/>
    <w:lvl w:ilvl="0" w:tplc="E9DE9750">
      <w:numFmt w:val="none"/>
      <w:lvlText w:val=""/>
      <w:lvlJc w:val="left"/>
      <w:pPr>
        <w:tabs>
          <w:tab w:val="num" w:pos="360"/>
        </w:tabs>
      </w:pPr>
    </w:lvl>
    <w:lvl w:ilvl="1" w:tplc="4C6E8DBE">
      <w:start w:val="1"/>
      <w:numFmt w:val="lowerLetter"/>
      <w:lvlText w:val="%2."/>
      <w:lvlJc w:val="left"/>
      <w:pPr>
        <w:ind w:left="1440" w:hanging="360"/>
      </w:pPr>
    </w:lvl>
    <w:lvl w:ilvl="2" w:tplc="217AD08E">
      <w:start w:val="1"/>
      <w:numFmt w:val="lowerRoman"/>
      <w:lvlText w:val="%3."/>
      <w:lvlJc w:val="right"/>
      <w:pPr>
        <w:ind w:left="2160" w:hanging="180"/>
      </w:pPr>
    </w:lvl>
    <w:lvl w:ilvl="3" w:tplc="8D80D2A8">
      <w:start w:val="1"/>
      <w:numFmt w:val="decimal"/>
      <w:lvlText w:val="%4."/>
      <w:lvlJc w:val="left"/>
      <w:pPr>
        <w:ind w:left="2880" w:hanging="360"/>
      </w:pPr>
    </w:lvl>
    <w:lvl w:ilvl="4" w:tplc="1774355C">
      <w:start w:val="1"/>
      <w:numFmt w:val="lowerLetter"/>
      <w:lvlText w:val="%5."/>
      <w:lvlJc w:val="left"/>
      <w:pPr>
        <w:ind w:left="3600" w:hanging="360"/>
      </w:pPr>
    </w:lvl>
    <w:lvl w:ilvl="5" w:tplc="917843D8">
      <w:start w:val="1"/>
      <w:numFmt w:val="lowerRoman"/>
      <w:lvlText w:val="%6."/>
      <w:lvlJc w:val="right"/>
      <w:pPr>
        <w:ind w:left="4320" w:hanging="180"/>
      </w:pPr>
    </w:lvl>
    <w:lvl w:ilvl="6" w:tplc="3C1EB7D0">
      <w:start w:val="1"/>
      <w:numFmt w:val="decimal"/>
      <w:lvlText w:val="%7."/>
      <w:lvlJc w:val="left"/>
      <w:pPr>
        <w:ind w:left="5040" w:hanging="360"/>
      </w:pPr>
    </w:lvl>
    <w:lvl w:ilvl="7" w:tplc="1F428F72">
      <w:start w:val="1"/>
      <w:numFmt w:val="lowerLetter"/>
      <w:lvlText w:val="%8."/>
      <w:lvlJc w:val="left"/>
      <w:pPr>
        <w:ind w:left="5760" w:hanging="360"/>
      </w:pPr>
    </w:lvl>
    <w:lvl w:ilvl="8" w:tplc="A5C0208A">
      <w:start w:val="1"/>
      <w:numFmt w:val="lowerRoman"/>
      <w:lvlText w:val="%9."/>
      <w:lvlJc w:val="right"/>
      <w:pPr>
        <w:ind w:left="6480" w:hanging="180"/>
      </w:pPr>
    </w:lvl>
  </w:abstractNum>
  <w:abstractNum w:abstractNumId="11" w15:restartNumberingAfterBreak="0">
    <w:nsid w:val="12707823"/>
    <w:multiLevelType w:val="multilevel"/>
    <w:tmpl w:val="C1FA3C06"/>
    <w:lvl w:ilvl="0">
      <w:start w:val="1"/>
      <w:numFmt w:val="decimal"/>
      <w:lvlText w:val="%1."/>
      <w:lvlJc w:val="left"/>
      <w:pPr>
        <w:ind w:left="2138" w:hanging="360"/>
      </w:pPr>
      <w:rPr>
        <w:color w:val="auto"/>
      </w:rPr>
    </w:lvl>
    <w:lvl w:ilvl="1">
      <w:start w:val="1"/>
      <w:numFmt w:val="decimal"/>
      <w:lvlText w:val="%1.%2"/>
      <w:lvlJc w:val="left"/>
      <w:pPr>
        <w:ind w:left="1495" w:hanging="360"/>
      </w:pPr>
      <w:rPr>
        <w:color w:val="auto"/>
      </w:rPr>
    </w:lvl>
    <w:lvl w:ilvl="2">
      <w:start w:val="1"/>
      <w:numFmt w:val="decimal"/>
      <w:lvlText w:val="%1.%2.%3"/>
      <w:lvlJc w:val="left"/>
      <w:pPr>
        <w:ind w:left="2498" w:hanging="720"/>
      </w:pPr>
      <w:rPr>
        <w:color w:val="auto"/>
      </w:rPr>
    </w:lvl>
    <w:lvl w:ilvl="3">
      <w:start w:val="1"/>
      <w:numFmt w:val="decimal"/>
      <w:lvlText w:val="%1.%2.%3.%4"/>
      <w:lvlJc w:val="left"/>
      <w:pPr>
        <w:ind w:left="2498" w:hanging="720"/>
      </w:pPr>
    </w:lvl>
    <w:lvl w:ilvl="4">
      <w:start w:val="1"/>
      <w:numFmt w:val="decimal"/>
      <w:lvlText w:val="%1.%2.%3.%4.%5"/>
      <w:lvlJc w:val="left"/>
      <w:pPr>
        <w:ind w:left="2498" w:hanging="720"/>
      </w:pPr>
    </w:lvl>
    <w:lvl w:ilvl="5">
      <w:start w:val="1"/>
      <w:numFmt w:val="decimal"/>
      <w:lvlText w:val="%1.%2.%3.%4.%5.%6"/>
      <w:lvlJc w:val="left"/>
      <w:pPr>
        <w:ind w:left="2858" w:hanging="1080"/>
      </w:pPr>
    </w:lvl>
    <w:lvl w:ilvl="6">
      <w:start w:val="1"/>
      <w:numFmt w:val="decimal"/>
      <w:lvlText w:val="%1.%2.%3.%4.%5.%6.%7"/>
      <w:lvlJc w:val="left"/>
      <w:pPr>
        <w:ind w:left="2858" w:hanging="1080"/>
      </w:pPr>
    </w:lvl>
    <w:lvl w:ilvl="7">
      <w:start w:val="1"/>
      <w:numFmt w:val="decimal"/>
      <w:lvlText w:val="%1.%2.%3.%4.%5.%6.%7.%8"/>
      <w:lvlJc w:val="left"/>
      <w:pPr>
        <w:ind w:left="3218" w:hanging="1440"/>
      </w:pPr>
    </w:lvl>
    <w:lvl w:ilvl="8">
      <w:start w:val="1"/>
      <w:numFmt w:val="decimal"/>
      <w:lvlText w:val="%1.%2.%3.%4.%5.%6.%7.%8.%9"/>
      <w:lvlJc w:val="left"/>
      <w:pPr>
        <w:ind w:left="3218" w:hanging="1440"/>
      </w:pPr>
    </w:lvl>
  </w:abstractNum>
  <w:abstractNum w:abstractNumId="12" w15:restartNumberingAfterBreak="0">
    <w:nsid w:val="191A3CAF"/>
    <w:multiLevelType w:val="hybridMultilevel"/>
    <w:tmpl w:val="FFFFFFFF"/>
    <w:lvl w:ilvl="0" w:tplc="97ECE038">
      <w:start w:val="1"/>
      <w:numFmt w:val="bullet"/>
      <w:lvlText w:val=""/>
      <w:lvlJc w:val="left"/>
      <w:pPr>
        <w:ind w:left="720" w:hanging="360"/>
      </w:pPr>
      <w:rPr>
        <w:rFonts w:ascii="Symbol" w:hAnsi="Symbol" w:hint="default"/>
      </w:rPr>
    </w:lvl>
    <w:lvl w:ilvl="1" w:tplc="6D24A08C">
      <w:start w:val="1"/>
      <w:numFmt w:val="bullet"/>
      <w:lvlText w:val="o"/>
      <w:lvlJc w:val="left"/>
      <w:pPr>
        <w:ind w:left="1440" w:hanging="360"/>
      </w:pPr>
      <w:rPr>
        <w:rFonts w:ascii="Courier New" w:hAnsi="Courier New" w:hint="default"/>
      </w:rPr>
    </w:lvl>
    <w:lvl w:ilvl="2" w:tplc="AE00A4C6">
      <w:start w:val="1"/>
      <w:numFmt w:val="bullet"/>
      <w:lvlText w:val=""/>
      <w:lvlJc w:val="left"/>
      <w:pPr>
        <w:ind w:left="2160" w:hanging="360"/>
      </w:pPr>
      <w:rPr>
        <w:rFonts w:ascii="Wingdings" w:hAnsi="Wingdings" w:hint="default"/>
      </w:rPr>
    </w:lvl>
    <w:lvl w:ilvl="3" w:tplc="EF985732">
      <w:start w:val="1"/>
      <w:numFmt w:val="bullet"/>
      <w:lvlText w:val=""/>
      <w:lvlJc w:val="left"/>
      <w:pPr>
        <w:ind w:left="2880" w:hanging="360"/>
      </w:pPr>
      <w:rPr>
        <w:rFonts w:ascii="Symbol" w:hAnsi="Symbol" w:hint="default"/>
      </w:rPr>
    </w:lvl>
    <w:lvl w:ilvl="4" w:tplc="996A1618">
      <w:start w:val="1"/>
      <w:numFmt w:val="bullet"/>
      <w:lvlText w:val="o"/>
      <w:lvlJc w:val="left"/>
      <w:pPr>
        <w:ind w:left="3600" w:hanging="360"/>
      </w:pPr>
      <w:rPr>
        <w:rFonts w:ascii="Courier New" w:hAnsi="Courier New" w:hint="default"/>
      </w:rPr>
    </w:lvl>
    <w:lvl w:ilvl="5" w:tplc="E6F622FE">
      <w:start w:val="1"/>
      <w:numFmt w:val="bullet"/>
      <w:lvlText w:val=""/>
      <w:lvlJc w:val="left"/>
      <w:pPr>
        <w:ind w:left="4320" w:hanging="360"/>
      </w:pPr>
      <w:rPr>
        <w:rFonts w:ascii="Wingdings" w:hAnsi="Wingdings" w:hint="default"/>
      </w:rPr>
    </w:lvl>
    <w:lvl w:ilvl="6" w:tplc="DB5A85AC">
      <w:start w:val="1"/>
      <w:numFmt w:val="bullet"/>
      <w:lvlText w:val=""/>
      <w:lvlJc w:val="left"/>
      <w:pPr>
        <w:ind w:left="5040" w:hanging="360"/>
      </w:pPr>
      <w:rPr>
        <w:rFonts w:ascii="Symbol" w:hAnsi="Symbol" w:hint="default"/>
      </w:rPr>
    </w:lvl>
    <w:lvl w:ilvl="7" w:tplc="77929316">
      <w:start w:val="1"/>
      <w:numFmt w:val="bullet"/>
      <w:lvlText w:val="o"/>
      <w:lvlJc w:val="left"/>
      <w:pPr>
        <w:ind w:left="5760" w:hanging="360"/>
      </w:pPr>
      <w:rPr>
        <w:rFonts w:ascii="Courier New" w:hAnsi="Courier New" w:hint="default"/>
      </w:rPr>
    </w:lvl>
    <w:lvl w:ilvl="8" w:tplc="418CF812">
      <w:start w:val="1"/>
      <w:numFmt w:val="bullet"/>
      <w:lvlText w:val=""/>
      <w:lvlJc w:val="left"/>
      <w:pPr>
        <w:ind w:left="6480" w:hanging="360"/>
      </w:pPr>
      <w:rPr>
        <w:rFonts w:ascii="Wingdings" w:hAnsi="Wingdings" w:hint="default"/>
      </w:rPr>
    </w:lvl>
  </w:abstractNum>
  <w:abstractNum w:abstractNumId="13" w15:restartNumberingAfterBreak="0">
    <w:nsid w:val="1E223695"/>
    <w:multiLevelType w:val="multilevel"/>
    <w:tmpl w:val="1DDCD266"/>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0"/>
        </w:tabs>
        <w:ind w:left="360" w:hanging="360"/>
      </w:pPr>
      <w:rPr>
        <w:rFonts w:hint="default"/>
      </w:rPr>
    </w:lvl>
    <w:lvl w:ilvl="2">
      <w:start w:val="1"/>
      <w:numFmt w:val="decimal"/>
      <w:lvlText w:val="5.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1EEF7D1C"/>
    <w:multiLevelType w:val="multilevel"/>
    <w:tmpl w:val="F93AAC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0"/>
        </w:tabs>
        <w:ind w:left="360" w:hanging="360"/>
      </w:pPr>
      <w:rPr>
        <w:rFonts w:hint="default"/>
      </w:rPr>
    </w:lvl>
    <w:lvl w:ilvl="2">
      <w:start w:val="1"/>
      <w:numFmt w:val="decimal"/>
      <w:lvlText w:val="5.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FEA6024"/>
    <w:multiLevelType w:val="multilevel"/>
    <w:tmpl w:val="6C628CC6"/>
    <w:lvl w:ilvl="0">
      <w:start w:val="1"/>
      <w:numFmt w:val="decimal"/>
      <w:lvlText w:val="%1."/>
      <w:lvlJc w:val="left"/>
      <w:pPr>
        <w:ind w:left="1065" w:hanging="360"/>
      </w:pPr>
      <w:rPr>
        <w:rFonts w:hint="default"/>
      </w:rPr>
    </w:lvl>
    <w:lvl w:ilvl="1">
      <w:start w:val="1"/>
      <w:numFmt w:val="decimal"/>
      <w:isLgl/>
      <w:lvlText w:val="%1.%2"/>
      <w:lvlJc w:val="left"/>
      <w:pPr>
        <w:ind w:left="1065" w:hanging="360"/>
      </w:pPr>
      <w:rPr>
        <w:rFonts w:hint="default"/>
      </w:rPr>
    </w:lvl>
    <w:lvl w:ilvl="2">
      <w:start w:val="1"/>
      <w:numFmt w:val="decimal"/>
      <w:isLgl/>
      <w:lvlText w:val="%1.%2.%3"/>
      <w:lvlJc w:val="left"/>
      <w:pPr>
        <w:ind w:left="1425" w:hanging="720"/>
      </w:pPr>
      <w:rPr>
        <w:rFonts w:hint="default"/>
      </w:rPr>
    </w:lvl>
    <w:lvl w:ilvl="3">
      <w:start w:val="1"/>
      <w:numFmt w:val="decimal"/>
      <w:isLgl/>
      <w:lvlText w:val="%1.%2.%3.%4"/>
      <w:lvlJc w:val="left"/>
      <w:pPr>
        <w:ind w:left="1785" w:hanging="1080"/>
      </w:pPr>
      <w:rPr>
        <w:rFonts w:hint="default"/>
      </w:rPr>
    </w:lvl>
    <w:lvl w:ilvl="4">
      <w:start w:val="1"/>
      <w:numFmt w:val="decimal"/>
      <w:isLgl/>
      <w:lvlText w:val="%1.%2.%3.%4.%5"/>
      <w:lvlJc w:val="left"/>
      <w:pPr>
        <w:ind w:left="1785" w:hanging="1080"/>
      </w:pPr>
      <w:rPr>
        <w:rFonts w:hint="default"/>
      </w:rPr>
    </w:lvl>
    <w:lvl w:ilvl="5">
      <w:start w:val="1"/>
      <w:numFmt w:val="decimal"/>
      <w:isLgl/>
      <w:lvlText w:val="%1.%2.%3.%4.%5.%6"/>
      <w:lvlJc w:val="left"/>
      <w:pPr>
        <w:ind w:left="2145" w:hanging="1440"/>
      </w:pPr>
      <w:rPr>
        <w:rFonts w:hint="default"/>
      </w:rPr>
    </w:lvl>
    <w:lvl w:ilvl="6">
      <w:start w:val="1"/>
      <w:numFmt w:val="decimal"/>
      <w:isLgl/>
      <w:lvlText w:val="%1.%2.%3.%4.%5.%6.%7"/>
      <w:lvlJc w:val="left"/>
      <w:pPr>
        <w:ind w:left="2145" w:hanging="1440"/>
      </w:pPr>
      <w:rPr>
        <w:rFonts w:hint="default"/>
      </w:rPr>
    </w:lvl>
    <w:lvl w:ilvl="7">
      <w:start w:val="1"/>
      <w:numFmt w:val="decimal"/>
      <w:isLgl/>
      <w:lvlText w:val="%1.%2.%3.%4.%5.%6.%7.%8"/>
      <w:lvlJc w:val="left"/>
      <w:pPr>
        <w:ind w:left="2505" w:hanging="1800"/>
      </w:pPr>
      <w:rPr>
        <w:rFonts w:hint="default"/>
      </w:rPr>
    </w:lvl>
    <w:lvl w:ilvl="8">
      <w:start w:val="1"/>
      <w:numFmt w:val="decimal"/>
      <w:isLgl/>
      <w:lvlText w:val="%1.%2.%3.%4.%5.%6.%7.%8.%9"/>
      <w:lvlJc w:val="left"/>
      <w:pPr>
        <w:ind w:left="2865" w:hanging="2160"/>
      </w:pPr>
      <w:rPr>
        <w:rFonts w:hint="default"/>
      </w:rPr>
    </w:lvl>
  </w:abstractNum>
  <w:abstractNum w:abstractNumId="16" w15:restartNumberingAfterBreak="0">
    <w:nsid w:val="30877335"/>
    <w:multiLevelType w:val="hybridMultilevel"/>
    <w:tmpl w:val="8F96E0C4"/>
    <w:lvl w:ilvl="0" w:tplc="4AE21E0C">
      <w:numFmt w:val="none"/>
      <w:lvlText w:val=""/>
      <w:lvlJc w:val="left"/>
      <w:pPr>
        <w:tabs>
          <w:tab w:val="num" w:pos="360"/>
        </w:tabs>
      </w:pPr>
    </w:lvl>
    <w:lvl w:ilvl="1" w:tplc="1B68DF34">
      <w:start w:val="1"/>
      <w:numFmt w:val="lowerLetter"/>
      <w:lvlText w:val="%2."/>
      <w:lvlJc w:val="left"/>
      <w:pPr>
        <w:ind w:left="1440" w:hanging="360"/>
      </w:pPr>
    </w:lvl>
    <w:lvl w:ilvl="2" w:tplc="75F24574">
      <w:start w:val="1"/>
      <w:numFmt w:val="lowerRoman"/>
      <w:lvlText w:val="%3."/>
      <w:lvlJc w:val="right"/>
      <w:pPr>
        <w:ind w:left="2160" w:hanging="180"/>
      </w:pPr>
    </w:lvl>
    <w:lvl w:ilvl="3" w:tplc="F1C817A2">
      <w:start w:val="1"/>
      <w:numFmt w:val="decimal"/>
      <w:lvlText w:val="%4."/>
      <w:lvlJc w:val="left"/>
      <w:pPr>
        <w:ind w:left="2880" w:hanging="360"/>
      </w:pPr>
    </w:lvl>
    <w:lvl w:ilvl="4" w:tplc="15ACD8A2">
      <w:start w:val="1"/>
      <w:numFmt w:val="lowerLetter"/>
      <w:lvlText w:val="%5."/>
      <w:lvlJc w:val="left"/>
      <w:pPr>
        <w:ind w:left="3600" w:hanging="360"/>
      </w:pPr>
    </w:lvl>
    <w:lvl w:ilvl="5" w:tplc="752EEAE0">
      <w:start w:val="1"/>
      <w:numFmt w:val="lowerRoman"/>
      <w:lvlText w:val="%6."/>
      <w:lvlJc w:val="right"/>
      <w:pPr>
        <w:ind w:left="4320" w:hanging="180"/>
      </w:pPr>
    </w:lvl>
    <w:lvl w:ilvl="6" w:tplc="422E5418">
      <w:start w:val="1"/>
      <w:numFmt w:val="decimal"/>
      <w:lvlText w:val="%7."/>
      <w:lvlJc w:val="left"/>
      <w:pPr>
        <w:ind w:left="5040" w:hanging="360"/>
      </w:pPr>
    </w:lvl>
    <w:lvl w:ilvl="7" w:tplc="ADE4AD28">
      <w:start w:val="1"/>
      <w:numFmt w:val="lowerLetter"/>
      <w:lvlText w:val="%8."/>
      <w:lvlJc w:val="left"/>
      <w:pPr>
        <w:ind w:left="5760" w:hanging="360"/>
      </w:pPr>
    </w:lvl>
    <w:lvl w:ilvl="8" w:tplc="6B18FEC8">
      <w:start w:val="1"/>
      <w:numFmt w:val="lowerRoman"/>
      <w:lvlText w:val="%9."/>
      <w:lvlJc w:val="right"/>
      <w:pPr>
        <w:ind w:left="6480" w:hanging="180"/>
      </w:pPr>
    </w:lvl>
  </w:abstractNum>
  <w:abstractNum w:abstractNumId="17" w15:restartNumberingAfterBreak="0">
    <w:nsid w:val="30FE48ED"/>
    <w:multiLevelType w:val="multilevel"/>
    <w:tmpl w:val="DED2C9E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rPr>
    </w:lvl>
    <w:lvl w:ilvl="2">
      <w:start w:val="1"/>
      <w:numFmt w:val="decimal"/>
      <w:lvlText w:val="5.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21B76B2"/>
    <w:multiLevelType w:val="multilevel"/>
    <w:tmpl w:val="55BC95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0"/>
        </w:tabs>
        <w:ind w:left="360" w:hanging="360"/>
      </w:pPr>
      <w:rPr>
        <w:rFonts w:hint="default"/>
      </w:rPr>
    </w:lvl>
    <w:lvl w:ilvl="2">
      <w:start w:val="1"/>
      <w:numFmt w:val="decimal"/>
      <w:lvlText w:val="5.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38E73AC6"/>
    <w:multiLevelType w:val="multilevel"/>
    <w:tmpl w:val="EE10746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EB7F00"/>
    <w:multiLevelType w:val="multilevel"/>
    <w:tmpl w:val="6C628CC6"/>
    <w:lvl w:ilvl="0">
      <w:start w:val="1"/>
      <w:numFmt w:val="decimal"/>
      <w:lvlText w:val="%1."/>
      <w:lvlJc w:val="left"/>
      <w:pPr>
        <w:ind w:left="1065" w:hanging="360"/>
      </w:pPr>
      <w:rPr>
        <w:rFonts w:hint="default"/>
      </w:rPr>
    </w:lvl>
    <w:lvl w:ilvl="1">
      <w:start w:val="1"/>
      <w:numFmt w:val="decimal"/>
      <w:isLgl/>
      <w:lvlText w:val="%1.%2"/>
      <w:lvlJc w:val="left"/>
      <w:pPr>
        <w:ind w:left="1065" w:hanging="360"/>
      </w:pPr>
      <w:rPr>
        <w:rFonts w:hint="default"/>
      </w:rPr>
    </w:lvl>
    <w:lvl w:ilvl="2">
      <w:start w:val="1"/>
      <w:numFmt w:val="decimal"/>
      <w:isLgl/>
      <w:lvlText w:val="%1.%2.%3"/>
      <w:lvlJc w:val="left"/>
      <w:pPr>
        <w:ind w:left="1425" w:hanging="720"/>
      </w:pPr>
      <w:rPr>
        <w:rFonts w:hint="default"/>
      </w:rPr>
    </w:lvl>
    <w:lvl w:ilvl="3">
      <w:start w:val="1"/>
      <w:numFmt w:val="decimal"/>
      <w:isLgl/>
      <w:lvlText w:val="%1.%2.%3.%4"/>
      <w:lvlJc w:val="left"/>
      <w:pPr>
        <w:ind w:left="1785" w:hanging="1080"/>
      </w:pPr>
      <w:rPr>
        <w:rFonts w:hint="default"/>
      </w:rPr>
    </w:lvl>
    <w:lvl w:ilvl="4">
      <w:start w:val="1"/>
      <w:numFmt w:val="decimal"/>
      <w:isLgl/>
      <w:lvlText w:val="%1.%2.%3.%4.%5"/>
      <w:lvlJc w:val="left"/>
      <w:pPr>
        <w:ind w:left="1785" w:hanging="1080"/>
      </w:pPr>
      <w:rPr>
        <w:rFonts w:hint="default"/>
      </w:rPr>
    </w:lvl>
    <w:lvl w:ilvl="5">
      <w:start w:val="1"/>
      <w:numFmt w:val="decimal"/>
      <w:isLgl/>
      <w:lvlText w:val="%1.%2.%3.%4.%5.%6"/>
      <w:lvlJc w:val="left"/>
      <w:pPr>
        <w:ind w:left="2145" w:hanging="1440"/>
      </w:pPr>
      <w:rPr>
        <w:rFonts w:hint="default"/>
      </w:rPr>
    </w:lvl>
    <w:lvl w:ilvl="6">
      <w:start w:val="1"/>
      <w:numFmt w:val="decimal"/>
      <w:isLgl/>
      <w:lvlText w:val="%1.%2.%3.%4.%5.%6.%7"/>
      <w:lvlJc w:val="left"/>
      <w:pPr>
        <w:ind w:left="2145" w:hanging="1440"/>
      </w:pPr>
      <w:rPr>
        <w:rFonts w:hint="default"/>
      </w:rPr>
    </w:lvl>
    <w:lvl w:ilvl="7">
      <w:start w:val="1"/>
      <w:numFmt w:val="decimal"/>
      <w:isLgl/>
      <w:lvlText w:val="%1.%2.%3.%4.%5.%6.%7.%8"/>
      <w:lvlJc w:val="left"/>
      <w:pPr>
        <w:ind w:left="2505" w:hanging="1800"/>
      </w:pPr>
      <w:rPr>
        <w:rFonts w:hint="default"/>
      </w:rPr>
    </w:lvl>
    <w:lvl w:ilvl="8">
      <w:start w:val="1"/>
      <w:numFmt w:val="decimal"/>
      <w:isLgl/>
      <w:lvlText w:val="%1.%2.%3.%4.%5.%6.%7.%8.%9"/>
      <w:lvlJc w:val="left"/>
      <w:pPr>
        <w:ind w:left="2865" w:hanging="2160"/>
      </w:pPr>
      <w:rPr>
        <w:rFonts w:hint="default"/>
      </w:rPr>
    </w:lvl>
  </w:abstractNum>
  <w:abstractNum w:abstractNumId="21" w15:restartNumberingAfterBreak="0">
    <w:nsid w:val="433336CD"/>
    <w:multiLevelType w:val="hybridMultilevel"/>
    <w:tmpl w:val="318AD69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4C051183"/>
    <w:multiLevelType w:val="multilevel"/>
    <w:tmpl w:val="271A73A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EFB3123"/>
    <w:multiLevelType w:val="multilevel"/>
    <w:tmpl w:val="7486A5D2"/>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5004725C"/>
    <w:multiLevelType w:val="hybridMultilevel"/>
    <w:tmpl w:val="7FC41774"/>
    <w:lvl w:ilvl="0" w:tplc="E4F0555C">
      <w:start w:val="1"/>
      <w:numFmt w:val="decimal"/>
      <w:lvlText w:val="%1."/>
      <w:lvlJc w:val="left"/>
      <w:pPr>
        <w:ind w:left="1425" w:hanging="360"/>
      </w:pPr>
      <w:rPr>
        <w:rFonts w:hint="default"/>
      </w:rPr>
    </w:lvl>
    <w:lvl w:ilvl="1" w:tplc="04090019">
      <w:start w:val="1"/>
      <w:numFmt w:val="lowerLetter"/>
      <w:lvlText w:val="%2."/>
      <w:lvlJc w:val="left"/>
      <w:pPr>
        <w:ind w:left="2145" w:hanging="360"/>
      </w:pPr>
    </w:lvl>
    <w:lvl w:ilvl="2" w:tplc="0409001B">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5" w15:restartNumberingAfterBreak="0">
    <w:nsid w:val="5092260C"/>
    <w:multiLevelType w:val="hybridMultilevel"/>
    <w:tmpl w:val="EE5013B8"/>
    <w:lvl w:ilvl="0" w:tplc="B61A8FD0">
      <w:numFmt w:val="none"/>
      <w:lvlText w:val=""/>
      <w:lvlJc w:val="left"/>
      <w:pPr>
        <w:tabs>
          <w:tab w:val="num" w:pos="360"/>
        </w:tabs>
      </w:pPr>
    </w:lvl>
    <w:lvl w:ilvl="1" w:tplc="81C4AE5E">
      <w:start w:val="1"/>
      <w:numFmt w:val="lowerLetter"/>
      <w:lvlText w:val="%2."/>
      <w:lvlJc w:val="left"/>
      <w:pPr>
        <w:ind w:left="1440" w:hanging="360"/>
      </w:pPr>
    </w:lvl>
    <w:lvl w:ilvl="2" w:tplc="C2BE7C5C">
      <w:start w:val="1"/>
      <w:numFmt w:val="lowerRoman"/>
      <w:lvlText w:val="%3."/>
      <w:lvlJc w:val="right"/>
      <w:pPr>
        <w:ind w:left="2160" w:hanging="180"/>
      </w:pPr>
    </w:lvl>
    <w:lvl w:ilvl="3" w:tplc="63AC405C">
      <w:start w:val="1"/>
      <w:numFmt w:val="decimal"/>
      <w:lvlText w:val="%4."/>
      <w:lvlJc w:val="left"/>
      <w:pPr>
        <w:ind w:left="2880" w:hanging="360"/>
      </w:pPr>
    </w:lvl>
    <w:lvl w:ilvl="4" w:tplc="779294F6">
      <w:start w:val="1"/>
      <w:numFmt w:val="lowerLetter"/>
      <w:lvlText w:val="%5."/>
      <w:lvlJc w:val="left"/>
      <w:pPr>
        <w:ind w:left="3600" w:hanging="360"/>
      </w:pPr>
    </w:lvl>
    <w:lvl w:ilvl="5" w:tplc="16529B80">
      <w:start w:val="1"/>
      <w:numFmt w:val="lowerRoman"/>
      <w:lvlText w:val="%6."/>
      <w:lvlJc w:val="right"/>
      <w:pPr>
        <w:ind w:left="4320" w:hanging="180"/>
      </w:pPr>
    </w:lvl>
    <w:lvl w:ilvl="6" w:tplc="05421B4E">
      <w:start w:val="1"/>
      <w:numFmt w:val="decimal"/>
      <w:lvlText w:val="%7."/>
      <w:lvlJc w:val="left"/>
      <w:pPr>
        <w:ind w:left="5040" w:hanging="360"/>
      </w:pPr>
    </w:lvl>
    <w:lvl w:ilvl="7" w:tplc="FC62EA5A">
      <w:start w:val="1"/>
      <w:numFmt w:val="lowerLetter"/>
      <w:lvlText w:val="%8."/>
      <w:lvlJc w:val="left"/>
      <w:pPr>
        <w:ind w:left="5760" w:hanging="360"/>
      </w:pPr>
    </w:lvl>
    <w:lvl w:ilvl="8" w:tplc="25F6D2D8">
      <w:start w:val="1"/>
      <w:numFmt w:val="lowerRoman"/>
      <w:lvlText w:val="%9."/>
      <w:lvlJc w:val="right"/>
      <w:pPr>
        <w:ind w:left="6480" w:hanging="180"/>
      </w:pPr>
    </w:lvl>
  </w:abstractNum>
  <w:abstractNum w:abstractNumId="26" w15:restartNumberingAfterBreak="0">
    <w:nsid w:val="59B06D30"/>
    <w:multiLevelType w:val="multilevel"/>
    <w:tmpl w:val="168A234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5BC01C58"/>
    <w:multiLevelType w:val="multilevel"/>
    <w:tmpl w:val="271A73A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21205DF"/>
    <w:multiLevelType w:val="hybridMultilevel"/>
    <w:tmpl w:val="DD220BA6"/>
    <w:lvl w:ilvl="0" w:tplc="04090019">
      <w:start w:val="1"/>
      <w:numFmt w:val="lowerLetter"/>
      <w:lvlText w:val="%1."/>
      <w:lvlJc w:val="left"/>
      <w:pPr>
        <w:ind w:left="2145"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C973457"/>
    <w:multiLevelType w:val="multilevel"/>
    <w:tmpl w:val="C9EAB1C8"/>
    <w:lvl w:ilvl="0">
      <w:start w:val="1"/>
      <w:numFmt w:val="decimal"/>
      <w:lvlText w:val="%1"/>
      <w:lvlJc w:val="left"/>
      <w:pPr>
        <w:tabs>
          <w:tab w:val="num" w:pos="360"/>
        </w:tabs>
        <w:ind w:left="360" w:hanging="360"/>
      </w:pPr>
      <w:rPr>
        <w:rFonts w:hint="default"/>
      </w:rPr>
    </w:lvl>
    <w:lvl w:ilvl="1">
      <w:start w:val="1"/>
      <w:numFmt w:val="decimal"/>
      <w:lvlText w:val="3.%2"/>
      <w:lvlJc w:val="left"/>
      <w:pPr>
        <w:tabs>
          <w:tab w:val="num" w:pos="360"/>
        </w:tabs>
        <w:ind w:left="360" w:hanging="360"/>
      </w:pPr>
      <w:rPr>
        <w:rFonts w:hint="default"/>
      </w:rPr>
    </w:lvl>
    <w:lvl w:ilvl="2">
      <w:start w:val="1"/>
      <w:numFmt w:val="decimal"/>
      <w:lvlText w:val="5.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6FAA1D96"/>
    <w:multiLevelType w:val="hybridMultilevel"/>
    <w:tmpl w:val="06D20D3E"/>
    <w:lvl w:ilvl="0" w:tplc="080A000D">
      <w:start w:val="1"/>
      <w:numFmt w:val="bullet"/>
      <w:lvlText w:val=""/>
      <w:lvlJc w:val="left"/>
      <w:pPr>
        <w:ind w:left="1145" w:hanging="360"/>
      </w:pPr>
      <w:rPr>
        <w:rFonts w:ascii="Wingdings" w:hAnsi="Wingdings" w:hint="default"/>
        <w:color w:val="auto"/>
      </w:rPr>
    </w:lvl>
    <w:lvl w:ilvl="1" w:tplc="0C0A0003">
      <w:start w:val="1"/>
      <w:numFmt w:val="bullet"/>
      <w:lvlText w:val="o"/>
      <w:lvlJc w:val="left"/>
      <w:pPr>
        <w:ind w:left="1865" w:hanging="360"/>
      </w:pPr>
      <w:rPr>
        <w:rFonts w:ascii="Courier New" w:hAnsi="Courier New" w:cs="Courier New" w:hint="default"/>
      </w:rPr>
    </w:lvl>
    <w:lvl w:ilvl="2" w:tplc="0C0A0005">
      <w:start w:val="1"/>
      <w:numFmt w:val="bullet"/>
      <w:lvlText w:val=""/>
      <w:lvlJc w:val="left"/>
      <w:pPr>
        <w:ind w:left="2585" w:hanging="360"/>
      </w:pPr>
      <w:rPr>
        <w:rFonts w:ascii="Wingdings" w:hAnsi="Wingdings" w:hint="default"/>
      </w:rPr>
    </w:lvl>
    <w:lvl w:ilvl="3" w:tplc="0C0A0001" w:tentative="1">
      <w:start w:val="1"/>
      <w:numFmt w:val="bullet"/>
      <w:lvlText w:val=""/>
      <w:lvlJc w:val="left"/>
      <w:pPr>
        <w:ind w:left="3305" w:hanging="360"/>
      </w:pPr>
      <w:rPr>
        <w:rFonts w:ascii="Symbol" w:hAnsi="Symbol" w:hint="default"/>
      </w:rPr>
    </w:lvl>
    <w:lvl w:ilvl="4" w:tplc="0C0A0003" w:tentative="1">
      <w:start w:val="1"/>
      <w:numFmt w:val="bullet"/>
      <w:lvlText w:val="o"/>
      <w:lvlJc w:val="left"/>
      <w:pPr>
        <w:ind w:left="4025" w:hanging="360"/>
      </w:pPr>
      <w:rPr>
        <w:rFonts w:ascii="Courier New" w:hAnsi="Courier New" w:cs="Courier New" w:hint="default"/>
      </w:rPr>
    </w:lvl>
    <w:lvl w:ilvl="5" w:tplc="0C0A0005" w:tentative="1">
      <w:start w:val="1"/>
      <w:numFmt w:val="bullet"/>
      <w:lvlText w:val=""/>
      <w:lvlJc w:val="left"/>
      <w:pPr>
        <w:ind w:left="4745" w:hanging="360"/>
      </w:pPr>
      <w:rPr>
        <w:rFonts w:ascii="Wingdings" w:hAnsi="Wingdings" w:hint="default"/>
      </w:rPr>
    </w:lvl>
    <w:lvl w:ilvl="6" w:tplc="0C0A0001" w:tentative="1">
      <w:start w:val="1"/>
      <w:numFmt w:val="bullet"/>
      <w:lvlText w:val=""/>
      <w:lvlJc w:val="left"/>
      <w:pPr>
        <w:ind w:left="5465" w:hanging="360"/>
      </w:pPr>
      <w:rPr>
        <w:rFonts w:ascii="Symbol" w:hAnsi="Symbol" w:hint="default"/>
      </w:rPr>
    </w:lvl>
    <w:lvl w:ilvl="7" w:tplc="0C0A0003" w:tentative="1">
      <w:start w:val="1"/>
      <w:numFmt w:val="bullet"/>
      <w:lvlText w:val="o"/>
      <w:lvlJc w:val="left"/>
      <w:pPr>
        <w:ind w:left="6185" w:hanging="360"/>
      </w:pPr>
      <w:rPr>
        <w:rFonts w:ascii="Courier New" w:hAnsi="Courier New" w:cs="Courier New" w:hint="default"/>
      </w:rPr>
    </w:lvl>
    <w:lvl w:ilvl="8" w:tplc="0C0A0005" w:tentative="1">
      <w:start w:val="1"/>
      <w:numFmt w:val="bullet"/>
      <w:lvlText w:val=""/>
      <w:lvlJc w:val="left"/>
      <w:pPr>
        <w:ind w:left="6905" w:hanging="360"/>
      </w:pPr>
      <w:rPr>
        <w:rFonts w:ascii="Wingdings" w:hAnsi="Wingdings" w:hint="default"/>
      </w:rPr>
    </w:lvl>
  </w:abstractNum>
  <w:abstractNum w:abstractNumId="31" w15:restartNumberingAfterBreak="0">
    <w:nsid w:val="733F1438"/>
    <w:multiLevelType w:val="hybridMultilevel"/>
    <w:tmpl w:val="41C457E4"/>
    <w:lvl w:ilvl="0" w:tplc="E4F0555C">
      <w:start w:val="1"/>
      <w:numFmt w:val="decimal"/>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2" w15:restartNumberingAfterBreak="0">
    <w:nsid w:val="75603440"/>
    <w:multiLevelType w:val="multilevel"/>
    <w:tmpl w:val="6BBA4B7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67822AA"/>
    <w:multiLevelType w:val="multilevel"/>
    <w:tmpl w:val="26D893B0"/>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8302364"/>
    <w:multiLevelType w:val="hybridMultilevel"/>
    <w:tmpl w:val="014E5DE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D562F2B"/>
    <w:multiLevelType w:val="hybridMultilevel"/>
    <w:tmpl w:val="ACC447B0"/>
    <w:lvl w:ilvl="0" w:tplc="0C0A0001">
      <w:start w:val="1"/>
      <w:numFmt w:val="bullet"/>
      <w:lvlText w:val=""/>
      <w:lvlJc w:val="left"/>
      <w:pPr>
        <w:ind w:left="1145" w:hanging="360"/>
      </w:pPr>
      <w:rPr>
        <w:rFonts w:ascii="Symbol" w:hAnsi="Symbol" w:hint="default"/>
      </w:rPr>
    </w:lvl>
    <w:lvl w:ilvl="1" w:tplc="0C0A0003">
      <w:start w:val="1"/>
      <w:numFmt w:val="bullet"/>
      <w:lvlText w:val="o"/>
      <w:lvlJc w:val="left"/>
      <w:pPr>
        <w:ind w:left="1865" w:hanging="360"/>
      </w:pPr>
      <w:rPr>
        <w:rFonts w:ascii="Courier New" w:hAnsi="Courier New" w:cs="Courier New" w:hint="default"/>
      </w:rPr>
    </w:lvl>
    <w:lvl w:ilvl="2" w:tplc="080A0003">
      <w:start w:val="1"/>
      <w:numFmt w:val="bullet"/>
      <w:lvlText w:val="o"/>
      <w:lvlJc w:val="left"/>
      <w:pPr>
        <w:ind w:left="2061" w:hanging="360"/>
      </w:pPr>
      <w:rPr>
        <w:rFonts w:ascii="Courier New" w:hAnsi="Courier New" w:cs="Courier New" w:hint="default"/>
        <w:color w:val="auto"/>
      </w:r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num w:numId="1">
    <w:abstractNumId w:val="12"/>
  </w:num>
  <w:num w:numId="2">
    <w:abstractNumId w:val="16"/>
  </w:num>
  <w:num w:numId="3">
    <w:abstractNumId w:val="3"/>
  </w:num>
  <w:num w:numId="4">
    <w:abstractNumId w:val="10"/>
  </w:num>
  <w:num w:numId="5">
    <w:abstractNumId w:val="9"/>
  </w:num>
  <w:num w:numId="6">
    <w:abstractNumId w:val="7"/>
  </w:num>
  <w:num w:numId="7">
    <w:abstractNumId w:val="25"/>
  </w:num>
  <w:num w:numId="8">
    <w:abstractNumId w:val="34"/>
  </w:num>
  <w:num w:numId="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0"/>
  </w:num>
  <w:num w:numId="12">
    <w:abstractNumId w:val="0"/>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5"/>
  </w:num>
  <w:num w:numId="17">
    <w:abstractNumId w:val="11"/>
  </w:num>
  <w:num w:numId="18">
    <w:abstractNumId w:val="5"/>
  </w:num>
  <w:num w:numId="19">
    <w:abstractNumId w:val="33"/>
  </w:num>
  <w:num w:numId="20">
    <w:abstractNumId w:val="21"/>
  </w:num>
  <w:num w:numId="21">
    <w:abstractNumId w:val="1"/>
  </w:num>
  <w:num w:numId="22">
    <w:abstractNumId w:val="26"/>
  </w:num>
  <w:num w:numId="23">
    <w:abstractNumId w:val="23"/>
  </w:num>
  <w:num w:numId="24">
    <w:abstractNumId w:val="19"/>
  </w:num>
  <w:num w:numId="25">
    <w:abstractNumId w:val="32"/>
  </w:num>
  <w:num w:numId="26">
    <w:abstractNumId w:val="22"/>
  </w:num>
  <w:num w:numId="27">
    <w:abstractNumId w:val="4"/>
  </w:num>
  <w:num w:numId="28">
    <w:abstractNumId w:val="27"/>
  </w:num>
  <w:num w:numId="29">
    <w:abstractNumId w:val="8"/>
  </w:num>
  <w:num w:numId="30">
    <w:abstractNumId w:val="15"/>
  </w:num>
  <w:num w:numId="31">
    <w:abstractNumId w:val="24"/>
  </w:num>
  <w:num w:numId="32">
    <w:abstractNumId w:val="31"/>
  </w:num>
  <w:num w:numId="33">
    <w:abstractNumId w:val="20"/>
  </w:num>
  <w:num w:numId="34">
    <w:abstractNumId w:val="2"/>
  </w:num>
  <w:num w:numId="35">
    <w:abstractNumId w:val="6"/>
  </w:num>
  <w:num w:numId="36">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riana Gonzalez Buendia">
    <w15:presenceInfo w15:providerId="AD" w15:userId="S::mariana.gonzalez01@gbsupport.net::d0633b1d-96eb-42d1-9b2b-2ce3c4f2943e"/>
  </w15:person>
  <w15:person w15:author="Garcia Montero Brenda Stefani">
    <w15:presenceInfo w15:providerId="AD" w15:userId="S-1-5-21-746725086-2123997335-583566899-469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activeWritingStyle w:appName="MSWord" w:lang="es-MX" w:vendorID="64" w:dllVersion="6" w:nlCheck="1" w:checkStyle="0"/>
  <w:activeWritingStyle w:appName="MSWord" w:lang="en-US" w:vendorID="64" w:dllVersion="6" w:nlCheck="1" w:checkStyle="0"/>
  <w:activeWritingStyle w:appName="MSWord" w:lang="es-ES" w:vendorID="64" w:dllVersion="6" w:nlCheck="1" w:checkStyle="0"/>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fr-CA" w:vendorID="64" w:dllVersion="0"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25F"/>
    <w:rsid w:val="000061B5"/>
    <w:rsid w:val="00012457"/>
    <w:rsid w:val="00021A87"/>
    <w:rsid w:val="00026CB7"/>
    <w:rsid w:val="0002796F"/>
    <w:rsid w:val="0003103F"/>
    <w:rsid w:val="000328ED"/>
    <w:rsid w:val="00041D88"/>
    <w:rsid w:val="00044E61"/>
    <w:rsid w:val="000458A9"/>
    <w:rsid w:val="000469E4"/>
    <w:rsid w:val="00050EB3"/>
    <w:rsid w:val="00067872"/>
    <w:rsid w:val="00076A7F"/>
    <w:rsid w:val="00083FF0"/>
    <w:rsid w:val="00084C45"/>
    <w:rsid w:val="00085A52"/>
    <w:rsid w:val="000A116B"/>
    <w:rsid w:val="000A4B94"/>
    <w:rsid w:val="000A795A"/>
    <w:rsid w:val="000B283D"/>
    <w:rsid w:val="000B363A"/>
    <w:rsid w:val="000B7AAD"/>
    <w:rsid w:val="000C2637"/>
    <w:rsid w:val="000C64D8"/>
    <w:rsid w:val="000D3C89"/>
    <w:rsid w:val="000F56B9"/>
    <w:rsid w:val="000F79E4"/>
    <w:rsid w:val="0010792C"/>
    <w:rsid w:val="001560DC"/>
    <w:rsid w:val="001609D2"/>
    <w:rsid w:val="00166E39"/>
    <w:rsid w:val="001808FF"/>
    <w:rsid w:val="00184523"/>
    <w:rsid w:val="001A5CEF"/>
    <w:rsid w:val="001A63A4"/>
    <w:rsid w:val="001B53F2"/>
    <w:rsid w:val="001B6DD8"/>
    <w:rsid w:val="001C304A"/>
    <w:rsid w:val="001C4C7E"/>
    <w:rsid w:val="001C51AE"/>
    <w:rsid w:val="001D0FB4"/>
    <w:rsid w:val="001E1CD7"/>
    <w:rsid w:val="001E26D3"/>
    <w:rsid w:val="001E2F1B"/>
    <w:rsid w:val="001E77C9"/>
    <w:rsid w:val="001F0B1F"/>
    <w:rsid w:val="001F2FAE"/>
    <w:rsid w:val="002032E2"/>
    <w:rsid w:val="00203B1D"/>
    <w:rsid w:val="00224EDB"/>
    <w:rsid w:val="00226524"/>
    <w:rsid w:val="00237466"/>
    <w:rsid w:val="00241FD3"/>
    <w:rsid w:val="00255FD9"/>
    <w:rsid w:val="00257087"/>
    <w:rsid w:val="00274ED2"/>
    <w:rsid w:val="002768AA"/>
    <w:rsid w:val="0028364D"/>
    <w:rsid w:val="00286945"/>
    <w:rsid w:val="002A1982"/>
    <w:rsid w:val="002A62A5"/>
    <w:rsid w:val="002C3732"/>
    <w:rsid w:val="002E65A8"/>
    <w:rsid w:val="002F344D"/>
    <w:rsid w:val="00314933"/>
    <w:rsid w:val="00322FBE"/>
    <w:rsid w:val="003418EC"/>
    <w:rsid w:val="00341C0F"/>
    <w:rsid w:val="00343EB1"/>
    <w:rsid w:val="00346A64"/>
    <w:rsid w:val="00355CBA"/>
    <w:rsid w:val="0035786B"/>
    <w:rsid w:val="00361B5A"/>
    <w:rsid w:val="00362EC8"/>
    <w:rsid w:val="0036406B"/>
    <w:rsid w:val="00367B27"/>
    <w:rsid w:val="00372E77"/>
    <w:rsid w:val="00374D96"/>
    <w:rsid w:val="003910C7"/>
    <w:rsid w:val="00396748"/>
    <w:rsid w:val="003A1386"/>
    <w:rsid w:val="003B14C0"/>
    <w:rsid w:val="003B3DAF"/>
    <w:rsid w:val="003B7269"/>
    <w:rsid w:val="003D0377"/>
    <w:rsid w:val="003D63EF"/>
    <w:rsid w:val="003D7CEE"/>
    <w:rsid w:val="003E20E1"/>
    <w:rsid w:val="003F5933"/>
    <w:rsid w:val="004010D7"/>
    <w:rsid w:val="004023CC"/>
    <w:rsid w:val="00402CC6"/>
    <w:rsid w:val="00424E6B"/>
    <w:rsid w:val="00424E9C"/>
    <w:rsid w:val="00434BC0"/>
    <w:rsid w:val="00435D75"/>
    <w:rsid w:val="00451555"/>
    <w:rsid w:val="00461F8E"/>
    <w:rsid w:val="00466D57"/>
    <w:rsid w:val="004713A8"/>
    <w:rsid w:val="00497ACE"/>
    <w:rsid w:val="004A4823"/>
    <w:rsid w:val="004A77AB"/>
    <w:rsid w:val="004B4DEB"/>
    <w:rsid w:val="004B7622"/>
    <w:rsid w:val="004C0188"/>
    <w:rsid w:val="004D18A0"/>
    <w:rsid w:val="004E5543"/>
    <w:rsid w:val="004E5756"/>
    <w:rsid w:val="004F1D18"/>
    <w:rsid w:val="004F44B6"/>
    <w:rsid w:val="00500A1B"/>
    <w:rsid w:val="00501672"/>
    <w:rsid w:val="00513F46"/>
    <w:rsid w:val="00515C26"/>
    <w:rsid w:val="005374CE"/>
    <w:rsid w:val="00546506"/>
    <w:rsid w:val="0055537E"/>
    <w:rsid w:val="00565F9C"/>
    <w:rsid w:val="00573A64"/>
    <w:rsid w:val="005808CB"/>
    <w:rsid w:val="00587A3F"/>
    <w:rsid w:val="005953E9"/>
    <w:rsid w:val="005A01DC"/>
    <w:rsid w:val="005A68EF"/>
    <w:rsid w:val="005A6D4B"/>
    <w:rsid w:val="005C3723"/>
    <w:rsid w:val="005D7C19"/>
    <w:rsid w:val="005E3525"/>
    <w:rsid w:val="005F3704"/>
    <w:rsid w:val="005F5151"/>
    <w:rsid w:val="00601BC3"/>
    <w:rsid w:val="00603896"/>
    <w:rsid w:val="0060653D"/>
    <w:rsid w:val="00613FAC"/>
    <w:rsid w:val="00615091"/>
    <w:rsid w:val="0062000F"/>
    <w:rsid w:val="00622680"/>
    <w:rsid w:val="00624F16"/>
    <w:rsid w:val="00635B70"/>
    <w:rsid w:val="00644BCB"/>
    <w:rsid w:val="006473DD"/>
    <w:rsid w:val="0066130D"/>
    <w:rsid w:val="006633A6"/>
    <w:rsid w:val="006633E3"/>
    <w:rsid w:val="00663497"/>
    <w:rsid w:val="00667CE5"/>
    <w:rsid w:val="00677F30"/>
    <w:rsid w:val="006836F1"/>
    <w:rsid w:val="0069346C"/>
    <w:rsid w:val="006972BC"/>
    <w:rsid w:val="006A16FA"/>
    <w:rsid w:val="006A7D63"/>
    <w:rsid w:val="006B75E5"/>
    <w:rsid w:val="006D3B4B"/>
    <w:rsid w:val="006D60D9"/>
    <w:rsid w:val="006F3F92"/>
    <w:rsid w:val="006F5EC2"/>
    <w:rsid w:val="00703362"/>
    <w:rsid w:val="0070425E"/>
    <w:rsid w:val="00705440"/>
    <w:rsid w:val="00707260"/>
    <w:rsid w:val="007114E5"/>
    <w:rsid w:val="00712E27"/>
    <w:rsid w:val="007228EB"/>
    <w:rsid w:val="007565E7"/>
    <w:rsid w:val="007577C5"/>
    <w:rsid w:val="00791B85"/>
    <w:rsid w:val="007928B2"/>
    <w:rsid w:val="007A6488"/>
    <w:rsid w:val="007C08FD"/>
    <w:rsid w:val="007C7BE9"/>
    <w:rsid w:val="007C7D30"/>
    <w:rsid w:val="007D0545"/>
    <w:rsid w:val="007D1177"/>
    <w:rsid w:val="007E53C8"/>
    <w:rsid w:val="007F2E8A"/>
    <w:rsid w:val="007F3655"/>
    <w:rsid w:val="007F68D3"/>
    <w:rsid w:val="0080595C"/>
    <w:rsid w:val="0081068F"/>
    <w:rsid w:val="00813442"/>
    <w:rsid w:val="008379DF"/>
    <w:rsid w:val="00857EBE"/>
    <w:rsid w:val="00862E00"/>
    <w:rsid w:val="008822E0"/>
    <w:rsid w:val="00882DF6"/>
    <w:rsid w:val="0089495F"/>
    <w:rsid w:val="00894B37"/>
    <w:rsid w:val="008A1339"/>
    <w:rsid w:val="008A1B5B"/>
    <w:rsid w:val="008B25F1"/>
    <w:rsid w:val="008C011D"/>
    <w:rsid w:val="008E214D"/>
    <w:rsid w:val="008E419D"/>
    <w:rsid w:val="008F0FE6"/>
    <w:rsid w:val="008F27EA"/>
    <w:rsid w:val="008F54FC"/>
    <w:rsid w:val="008F6784"/>
    <w:rsid w:val="008F7E86"/>
    <w:rsid w:val="0091550A"/>
    <w:rsid w:val="00915C1C"/>
    <w:rsid w:val="00926967"/>
    <w:rsid w:val="00934EDD"/>
    <w:rsid w:val="00935BA1"/>
    <w:rsid w:val="00942D4C"/>
    <w:rsid w:val="0095125F"/>
    <w:rsid w:val="00952FA6"/>
    <w:rsid w:val="0096317F"/>
    <w:rsid w:val="00971D31"/>
    <w:rsid w:val="009823F9"/>
    <w:rsid w:val="009857A3"/>
    <w:rsid w:val="00995377"/>
    <w:rsid w:val="00997FCB"/>
    <w:rsid w:val="009B2B05"/>
    <w:rsid w:val="009B7DBE"/>
    <w:rsid w:val="009C0EF0"/>
    <w:rsid w:val="009C243E"/>
    <w:rsid w:val="009C754B"/>
    <w:rsid w:val="009D2FE8"/>
    <w:rsid w:val="009E05A4"/>
    <w:rsid w:val="009E4FF5"/>
    <w:rsid w:val="009F05FF"/>
    <w:rsid w:val="009F1A73"/>
    <w:rsid w:val="009F73E4"/>
    <w:rsid w:val="00A05827"/>
    <w:rsid w:val="00A07B8C"/>
    <w:rsid w:val="00A12152"/>
    <w:rsid w:val="00A13E87"/>
    <w:rsid w:val="00A227A9"/>
    <w:rsid w:val="00A23342"/>
    <w:rsid w:val="00A3520F"/>
    <w:rsid w:val="00A36C8F"/>
    <w:rsid w:val="00A40B7D"/>
    <w:rsid w:val="00A44F87"/>
    <w:rsid w:val="00A55B5F"/>
    <w:rsid w:val="00A63229"/>
    <w:rsid w:val="00A77F68"/>
    <w:rsid w:val="00A81EEB"/>
    <w:rsid w:val="00A829CE"/>
    <w:rsid w:val="00A919AD"/>
    <w:rsid w:val="00A94F8A"/>
    <w:rsid w:val="00A97333"/>
    <w:rsid w:val="00AA0B6B"/>
    <w:rsid w:val="00AA3319"/>
    <w:rsid w:val="00AA4934"/>
    <w:rsid w:val="00AB12E8"/>
    <w:rsid w:val="00AB162B"/>
    <w:rsid w:val="00AB3059"/>
    <w:rsid w:val="00AC350A"/>
    <w:rsid w:val="00AC5DF7"/>
    <w:rsid w:val="00AD102B"/>
    <w:rsid w:val="00AD35B3"/>
    <w:rsid w:val="00AD55ED"/>
    <w:rsid w:val="00AE3EF2"/>
    <w:rsid w:val="00AE4651"/>
    <w:rsid w:val="00AE7A03"/>
    <w:rsid w:val="00AF3371"/>
    <w:rsid w:val="00B06D71"/>
    <w:rsid w:val="00B10432"/>
    <w:rsid w:val="00B3676F"/>
    <w:rsid w:val="00B4051A"/>
    <w:rsid w:val="00B406E9"/>
    <w:rsid w:val="00B65C2D"/>
    <w:rsid w:val="00B71172"/>
    <w:rsid w:val="00B75396"/>
    <w:rsid w:val="00B75939"/>
    <w:rsid w:val="00B802B2"/>
    <w:rsid w:val="00B81725"/>
    <w:rsid w:val="00B8253D"/>
    <w:rsid w:val="00B96994"/>
    <w:rsid w:val="00B969BA"/>
    <w:rsid w:val="00BA3441"/>
    <w:rsid w:val="00BA58BD"/>
    <w:rsid w:val="00BC17D6"/>
    <w:rsid w:val="00BC7120"/>
    <w:rsid w:val="00BD28D4"/>
    <w:rsid w:val="00BD3717"/>
    <w:rsid w:val="00BD5477"/>
    <w:rsid w:val="00BD5576"/>
    <w:rsid w:val="00BE3390"/>
    <w:rsid w:val="00C02EC6"/>
    <w:rsid w:val="00C05724"/>
    <w:rsid w:val="00C15BF2"/>
    <w:rsid w:val="00C26C98"/>
    <w:rsid w:val="00C30ED9"/>
    <w:rsid w:val="00C40FB4"/>
    <w:rsid w:val="00C42936"/>
    <w:rsid w:val="00C55893"/>
    <w:rsid w:val="00C74E59"/>
    <w:rsid w:val="00C75E5E"/>
    <w:rsid w:val="00C7712C"/>
    <w:rsid w:val="00C835BA"/>
    <w:rsid w:val="00C94C58"/>
    <w:rsid w:val="00CB1A14"/>
    <w:rsid w:val="00CD0513"/>
    <w:rsid w:val="00CD4481"/>
    <w:rsid w:val="00CE25DD"/>
    <w:rsid w:val="00CE6B04"/>
    <w:rsid w:val="00CF2E82"/>
    <w:rsid w:val="00CF674D"/>
    <w:rsid w:val="00D04E6B"/>
    <w:rsid w:val="00D05350"/>
    <w:rsid w:val="00D1456E"/>
    <w:rsid w:val="00D23722"/>
    <w:rsid w:val="00D35493"/>
    <w:rsid w:val="00D475CC"/>
    <w:rsid w:val="00D500AE"/>
    <w:rsid w:val="00D53D1A"/>
    <w:rsid w:val="00D7663C"/>
    <w:rsid w:val="00D83000"/>
    <w:rsid w:val="00D8638E"/>
    <w:rsid w:val="00D90C39"/>
    <w:rsid w:val="00D945C4"/>
    <w:rsid w:val="00D9780E"/>
    <w:rsid w:val="00DB0953"/>
    <w:rsid w:val="00DB2A20"/>
    <w:rsid w:val="00DE0503"/>
    <w:rsid w:val="00E001B0"/>
    <w:rsid w:val="00E13C17"/>
    <w:rsid w:val="00E15D39"/>
    <w:rsid w:val="00E232F6"/>
    <w:rsid w:val="00E244F6"/>
    <w:rsid w:val="00E2702D"/>
    <w:rsid w:val="00E325DF"/>
    <w:rsid w:val="00E42670"/>
    <w:rsid w:val="00E54FFD"/>
    <w:rsid w:val="00E57E95"/>
    <w:rsid w:val="00E6484D"/>
    <w:rsid w:val="00E67639"/>
    <w:rsid w:val="00E7528E"/>
    <w:rsid w:val="00E76C45"/>
    <w:rsid w:val="00E8057A"/>
    <w:rsid w:val="00E84D68"/>
    <w:rsid w:val="00E85E33"/>
    <w:rsid w:val="00E940AE"/>
    <w:rsid w:val="00E96B46"/>
    <w:rsid w:val="00EA0FAC"/>
    <w:rsid w:val="00EA483D"/>
    <w:rsid w:val="00EB6B93"/>
    <w:rsid w:val="00EC487E"/>
    <w:rsid w:val="00EC48A9"/>
    <w:rsid w:val="00EE45B5"/>
    <w:rsid w:val="00F13F3C"/>
    <w:rsid w:val="00F2583B"/>
    <w:rsid w:val="00F40E9A"/>
    <w:rsid w:val="00F46B9A"/>
    <w:rsid w:val="00F47DBD"/>
    <w:rsid w:val="00F51426"/>
    <w:rsid w:val="00F55DD3"/>
    <w:rsid w:val="00F650CE"/>
    <w:rsid w:val="00F77A55"/>
    <w:rsid w:val="00F8434D"/>
    <w:rsid w:val="00F92E09"/>
    <w:rsid w:val="00F95914"/>
    <w:rsid w:val="00F96464"/>
    <w:rsid w:val="00F9752B"/>
    <w:rsid w:val="00F97770"/>
    <w:rsid w:val="00FA178F"/>
    <w:rsid w:val="00FA6433"/>
    <w:rsid w:val="00FA7010"/>
    <w:rsid w:val="00FB16F9"/>
    <w:rsid w:val="00FB482C"/>
    <w:rsid w:val="00FC1C4E"/>
    <w:rsid w:val="00FD2A84"/>
    <w:rsid w:val="00FE3EBC"/>
    <w:rsid w:val="00FE4B8D"/>
    <w:rsid w:val="00FF3C46"/>
    <w:rsid w:val="021CA547"/>
    <w:rsid w:val="02522869"/>
    <w:rsid w:val="02770D88"/>
    <w:rsid w:val="0404878E"/>
    <w:rsid w:val="04B2AB9B"/>
    <w:rsid w:val="05915FF3"/>
    <w:rsid w:val="05D444EE"/>
    <w:rsid w:val="05F2D4FE"/>
    <w:rsid w:val="06248601"/>
    <w:rsid w:val="06E49ECE"/>
    <w:rsid w:val="0720B18C"/>
    <w:rsid w:val="08591B34"/>
    <w:rsid w:val="08AFE2BE"/>
    <w:rsid w:val="08D7BB26"/>
    <w:rsid w:val="0976A915"/>
    <w:rsid w:val="09F6CF50"/>
    <w:rsid w:val="0A233356"/>
    <w:rsid w:val="0A8C6DE0"/>
    <w:rsid w:val="0BC47231"/>
    <w:rsid w:val="0E9FF45A"/>
    <w:rsid w:val="0F524009"/>
    <w:rsid w:val="0F6690F0"/>
    <w:rsid w:val="10874C77"/>
    <w:rsid w:val="10A6293B"/>
    <w:rsid w:val="10B2A3F7"/>
    <w:rsid w:val="11273B35"/>
    <w:rsid w:val="1135973D"/>
    <w:rsid w:val="11CD6247"/>
    <w:rsid w:val="135B8F0A"/>
    <w:rsid w:val="15D8F231"/>
    <w:rsid w:val="15E28EF7"/>
    <w:rsid w:val="168C9228"/>
    <w:rsid w:val="17186EA2"/>
    <w:rsid w:val="1870241C"/>
    <w:rsid w:val="187C046A"/>
    <w:rsid w:val="18A33AA5"/>
    <w:rsid w:val="19A11A31"/>
    <w:rsid w:val="1A636C51"/>
    <w:rsid w:val="1B8F51C3"/>
    <w:rsid w:val="1C278058"/>
    <w:rsid w:val="1C6F20A6"/>
    <w:rsid w:val="1CC0A2DE"/>
    <w:rsid w:val="1D8BBC0F"/>
    <w:rsid w:val="1DA27061"/>
    <w:rsid w:val="20FD6B14"/>
    <w:rsid w:val="2168224E"/>
    <w:rsid w:val="21A00C1F"/>
    <w:rsid w:val="2265ED15"/>
    <w:rsid w:val="22A1E784"/>
    <w:rsid w:val="2317FF61"/>
    <w:rsid w:val="235E989C"/>
    <w:rsid w:val="24E560CB"/>
    <w:rsid w:val="27FE6F06"/>
    <w:rsid w:val="290A0AD1"/>
    <w:rsid w:val="290C2FBE"/>
    <w:rsid w:val="2ABA16B6"/>
    <w:rsid w:val="2BCE22C1"/>
    <w:rsid w:val="2D22BB98"/>
    <w:rsid w:val="2D669AFE"/>
    <w:rsid w:val="2DCFF64A"/>
    <w:rsid w:val="2E1A7AAE"/>
    <w:rsid w:val="2FBEF321"/>
    <w:rsid w:val="309F6F71"/>
    <w:rsid w:val="339AD99A"/>
    <w:rsid w:val="34598D9A"/>
    <w:rsid w:val="34E3C227"/>
    <w:rsid w:val="35AB848F"/>
    <w:rsid w:val="36510820"/>
    <w:rsid w:val="36C4C451"/>
    <w:rsid w:val="378444A2"/>
    <w:rsid w:val="384B7F78"/>
    <w:rsid w:val="39ED5555"/>
    <w:rsid w:val="3A8DF0C4"/>
    <w:rsid w:val="3C08CB41"/>
    <w:rsid w:val="3C443F11"/>
    <w:rsid w:val="3C6C88E8"/>
    <w:rsid w:val="3E17B5FD"/>
    <w:rsid w:val="3E481FBE"/>
    <w:rsid w:val="3E525B38"/>
    <w:rsid w:val="3E78EE14"/>
    <w:rsid w:val="3EB42778"/>
    <w:rsid w:val="3FEB9BE3"/>
    <w:rsid w:val="40A420D2"/>
    <w:rsid w:val="4284D436"/>
    <w:rsid w:val="435DD378"/>
    <w:rsid w:val="4575D59B"/>
    <w:rsid w:val="4581E3A4"/>
    <w:rsid w:val="45CD1753"/>
    <w:rsid w:val="468094AF"/>
    <w:rsid w:val="46F864BE"/>
    <w:rsid w:val="46FBD0CD"/>
    <w:rsid w:val="472E349C"/>
    <w:rsid w:val="47EE79AC"/>
    <w:rsid w:val="4836DEF4"/>
    <w:rsid w:val="486ACFA6"/>
    <w:rsid w:val="48B41F84"/>
    <w:rsid w:val="492EF753"/>
    <w:rsid w:val="49E8468C"/>
    <w:rsid w:val="4A8ED917"/>
    <w:rsid w:val="4B2EB4A3"/>
    <w:rsid w:val="4B6852AD"/>
    <w:rsid w:val="4B9B9CC8"/>
    <w:rsid w:val="4C431F8E"/>
    <w:rsid w:val="4C603E71"/>
    <w:rsid w:val="4CB4920D"/>
    <w:rsid w:val="4D01F3FE"/>
    <w:rsid w:val="4D5BF7C2"/>
    <w:rsid w:val="4D678666"/>
    <w:rsid w:val="4ED5CBCE"/>
    <w:rsid w:val="4F11AAFB"/>
    <w:rsid w:val="4F64FB69"/>
    <w:rsid w:val="50E265FD"/>
    <w:rsid w:val="50EE6345"/>
    <w:rsid w:val="53517424"/>
    <w:rsid w:val="53B46609"/>
    <w:rsid w:val="55197713"/>
    <w:rsid w:val="561ACBBE"/>
    <w:rsid w:val="565F9D6D"/>
    <w:rsid w:val="570D064E"/>
    <w:rsid w:val="575A7C41"/>
    <w:rsid w:val="5797A501"/>
    <w:rsid w:val="57B7D7DB"/>
    <w:rsid w:val="58C5EDD4"/>
    <w:rsid w:val="59E77F16"/>
    <w:rsid w:val="5AC25ECB"/>
    <w:rsid w:val="5B5C85AD"/>
    <w:rsid w:val="5DBC6257"/>
    <w:rsid w:val="5DD05A73"/>
    <w:rsid w:val="5FA0D456"/>
    <w:rsid w:val="612F6782"/>
    <w:rsid w:val="61768C66"/>
    <w:rsid w:val="619B2C28"/>
    <w:rsid w:val="61CA46EE"/>
    <w:rsid w:val="62DF038A"/>
    <w:rsid w:val="64737A40"/>
    <w:rsid w:val="64C06581"/>
    <w:rsid w:val="65D54A52"/>
    <w:rsid w:val="65F80D19"/>
    <w:rsid w:val="663A708F"/>
    <w:rsid w:val="6674F020"/>
    <w:rsid w:val="668FDDD1"/>
    <w:rsid w:val="67584C68"/>
    <w:rsid w:val="67DFCE79"/>
    <w:rsid w:val="686C2729"/>
    <w:rsid w:val="6A20A076"/>
    <w:rsid w:val="6AB7893E"/>
    <w:rsid w:val="6C226500"/>
    <w:rsid w:val="6C47EC50"/>
    <w:rsid w:val="6CC21334"/>
    <w:rsid w:val="6D1888F5"/>
    <w:rsid w:val="6D5DA596"/>
    <w:rsid w:val="6E050629"/>
    <w:rsid w:val="6F295A43"/>
    <w:rsid w:val="6FE081EB"/>
    <w:rsid w:val="707B5158"/>
    <w:rsid w:val="7089947E"/>
    <w:rsid w:val="71D2CE77"/>
    <w:rsid w:val="7306ADFA"/>
    <w:rsid w:val="73B4F815"/>
    <w:rsid w:val="73D99DB7"/>
    <w:rsid w:val="744DABB5"/>
    <w:rsid w:val="74ED40C3"/>
    <w:rsid w:val="7505E451"/>
    <w:rsid w:val="7604C746"/>
    <w:rsid w:val="76B4621A"/>
    <w:rsid w:val="7714305C"/>
    <w:rsid w:val="77A0933B"/>
    <w:rsid w:val="799B64D1"/>
    <w:rsid w:val="7A2866B7"/>
    <w:rsid w:val="7A2E1274"/>
    <w:rsid w:val="7B07D38B"/>
    <w:rsid w:val="7C356136"/>
    <w:rsid w:val="7C7EC895"/>
    <w:rsid w:val="7FB1FC05"/>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45106E"/>
  <w15:chartTrackingRefBased/>
  <w15:docId w15:val="{029B87A7-1EF1-4576-B765-68E6309CF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4E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qFormat/>
    <w:rsid w:val="00424E9C"/>
    <w:pPr>
      <w:keepNext/>
      <w:spacing w:before="240" w:after="120" w:line="240" w:lineRule="auto"/>
      <w:jc w:val="both"/>
      <w:outlineLvl w:val="1"/>
    </w:pPr>
    <w:rPr>
      <w:rFonts w:ascii="Calibri" w:eastAsia="Times New Roman" w:hAnsi="Calibri" w:cs="Times New Roman"/>
      <w:b/>
      <w:bCs/>
      <w:iCs/>
      <w:color w:val="262626" w:themeColor="text1" w:themeTint="D9"/>
      <w:sz w:val="24"/>
      <w:szCs w:val="2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95125F"/>
    <w:pPr>
      <w:tabs>
        <w:tab w:val="center" w:pos="4419"/>
        <w:tab w:val="right" w:pos="8838"/>
      </w:tabs>
      <w:spacing w:after="0" w:line="240" w:lineRule="auto"/>
    </w:pPr>
  </w:style>
  <w:style w:type="character" w:customStyle="1" w:styleId="EncabezadoCar">
    <w:name w:val="Encabezado Car"/>
    <w:basedOn w:val="Fuentedeprrafopredeter"/>
    <w:link w:val="Encabezado"/>
    <w:rsid w:val="0095125F"/>
  </w:style>
  <w:style w:type="paragraph" w:styleId="Piedepgina">
    <w:name w:val="footer"/>
    <w:basedOn w:val="Normal"/>
    <w:link w:val="PiedepginaCar"/>
    <w:unhideWhenUsed/>
    <w:rsid w:val="0095125F"/>
    <w:pPr>
      <w:tabs>
        <w:tab w:val="center" w:pos="4419"/>
        <w:tab w:val="right" w:pos="8838"/>
      </w:tabs>
      <w:spacing w:after="0" w:line="240" w:lineRule="auto"/>
    </w:pPr>
  </w:style>
  <w:style w:type="character" w:customStyle="1" w:styleId="PiedepginaCar">
    <w:name w:val="Pie de página Car"/>
    <w:basedOn w:val="Fuentedeprrafopredeter"/>
    <w:link w:val="Piedepgina"/>
    <w:rsid w:val="0095125F"/>
  </w:style>
  <w:style w:type="table" w:styleId="Tablaconcuadrcula">
    <w:name w:val="Table Grid"/>
    <w:basedOn w:val="Tablanormal"/>
    <w:uiPriority w:val="39"/>
    <w:rsid w:val="009512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5125F"/>
    <w:rPr>
      <w:color w:val="808080"/>
    </w:rPr>
  </w:style>
  <w:style w:type="character" w:customStyle="1" w:styleId="Estilo1">
    <w:name w:val="Estilo1"/>
    <w:basedOn w:val="Fuentedeprrafopredeter"/>
    <w:uiPriority w:val="1"/>
    <w:rsid w:val="0095125F"/>
    <w:rPr>
      <w:rFonts w:asciiTheme="majorHAnsi" w:hAnsiTheme="majorHAnsi"/>
      <w:color w:val="44546A" w:themeColor="text2"/>
      <w:sz w:val="72"/>
    </w:rPr>
  </w:style>
  <w:style w:type="character" w:customStyle="1" w:styleId="Estilo3">
    <w:name w:val="Estilo3"/>
    <w:basedOn w:val="Fuentedeprrafopredeter"/>
    <w:uiPriority w:val="1"/>
    <w:rsid w:val="0095125F"/>
    <w:rPr>
      <w:rFonts w:asciiTheme="minorHAnsi" w:hAnsiTheme="minorHAnsi"/>
      <w:color w:val="7F7F7F" w:themeColor="text1" w:themeTint="80"/>
      <w:sz w:val="40"/>
    </w:rPr>
  </w:style>
  <w:style w:type="character" w:customStyle="1" w:styleId="Estilo4">
    <w:name w:val="Estilo4"/>
    <w:basedOn w:val="Fuentedeprrafopredeter"/>
    <w:uiPriority w:val="1"/>
    <w:rsid w:val="0095125F"/>
    <w:rPr>
      <w:rFonts w:asciiTheme="minorHAnsi" w:hAnsiTheme="minorHAnsi"/>
      <w:color w:val="7F7F7F" w:themeColor="text1" w:themeTint="80"/>
      <w:sz w:val="32"/>
    </w:rPr>
  </w:style>
  <w:style w:type="character" w:customStyle="1" w:styleId="Estilo5">
    <w:name w:val="Estilo5"/>
    <w:basedOn w:val="Fuentedeprrafopredeter"/>
    <w:uiPriority w:val="1"/>
    <w:rsid w:val="0095125F"/>
    <w:rPr>
      <w:rFonts w:asciiTheme="minorHAnsi" w:hAnsiTheme="minorHAnsi"/>
      <w:color w:val="7F7F7F" w:themeColor="text1" w:themeTint="80"/>
      <w:sz w:val="32"/>
    </w:rPr>
  </w:style>
  <w:style w:type="paragraph" w:styleId="Ttulo">
    <w:name w:val="Title"/>
    <w:basedOn w:val="Normal"/>
    <w:link w:val="TtuloCar"/>
    <w:qFormat/>
    <w:rsid w:val="0095125F"/>
    <w:pPr>
      <w:spacing w:before="240" w:after="120" w:line="288" w:lineRule="auto"/>
      <w:jc w:val="center"/>
    </w:pPr>
    <w:rPr>
      <w:rFonts w:ascii="Calibri" w:eastAsia="Arial Unicode MS" w:hAnsi="Calibri" w:cs="Arial"/>
      <w:b/>
      <w:bCs/>
      <w:color w:val="262626" w:themeColor="text1" w:themeTint="D9"/>
      <w:sz w:val="36"/>
      <w:szCs w:val="36"/>
      <w:lang w:val="es-ES" w:eastAsia="es-ES"/>
    </w:rPr>
  </w:style>
  <w:style w:type="character" w:customStyle="1" w:styleId="TtuloCar">
    <w:name w:val="Título Car"/>
    <w:basedOn w:val="Fuentedeprrafopredeter"/>
    <w:link w:val="Ttulo"/>
    <w:rsid w:val="0095125F"/>
    <w:rPr>
      <w:rFonts w:ascii="Calibri" w:eastAsia="Arial Unicode MS" w:hAnsi="Calibri" w:cs="Arial"/>
      <w:b/>
      <w:bCs/>
      <w:color w:val="262626" w:themeColor="text1" w:themeTint="D9"/>
      <w:sz w:val="36"/>
      <w:szCs w:val="36"/>
      <w:lang w:val="es-ES" w:eastAsia="es-ES"/>
    </w:rPr>
  </w:style>
  <w:style w:type="paragraph" w:customStyle="1" w:styleId="CNBVInstruccionesA">
    <w:name w:val="CNBV Instrucciones A"/>
    <w:basedOn w:val="Normal"/>
    <w:rsid w:val="0095125F"/>
    <w:pPr>
      <w:shd w:val="clear" w:color="auto" w:fill="FFFFFF" w:themeFill="background1"/>
      <w:spacing w:after="0" w:line="240" w:lineRule="auto"/>
      <w:ind w:left="567" w:right="284"/>
    </w:pPr>
    <w:rPr>
      <w:rFonts w:eastAsia="Times New Roman" w:cs="Times New Roman"/>
      <w:i/>
      <w:color w:val="618DC3"/>
      <w:sz w:val="16"/>
      <w:szCs w:val="14"/>
      <w:lang w:eastAsia="es-ES"/>
    </w:rPr>
  </w:style>
  <w:style w:type="paragraph" w:customStyle="1" w:styleId="EstiloinfoblueIzquierda063cm">
    <w:name w:val="Estilo infoblue + Izquierda:  0.63 cm"/>
    <w:basedOn w:val="Normal"/>
    <w:rsid w:val="00424E9C"/>
    <w:pPr>
      <w:spacing w:before="120" w:after="120" w:line="240" w:lineRule="atLeast"/>
      <w:ind w:left="357"/>
      <w:jc w:val="both"/>
    </w:pPr>
    <w:rPr>
      <w:rFonts w:ascii="Arial" w:eastAsia="Times New Roman" w:hAnsi="Arial" w:cs="Times New Roman"/>
      <w:i/>
      <w:iCs/>
      <w:color w:val="0000FF"/>
      <w:sz w:val="20"/>
      <w:szCs w:val="20"/>
      <w:lang w:val="es-ES" w:eastAsia="es-ES"/>
    </w:rPr>
  </w:style>
  <w:style w:type="paragraph" w:styleId="TDC1">
    <w:name w:val="toc 1"/>
    <w:basedOn w:val="Normal"/>
    <w:next w:val="Normal"/>
    <w:autoRedefine/>
    <w:uiPriority w:val="39"/>
    <w:rsid w:val="00424E9C"/>
    <w:pPr>
      <w:tabs>
        <w:tab w:val="left" w:pos="709"/>
        <w:tab w:val="right" w:leader="dot" w:pos="9356"/>
      </w:tabs>
      <w:spacing w:before="120" w:after="0" w:line="240" w:lineRule="auto"/>
      <w:jc w:val="both"/>
    </w:pPr>
    <w:rPr>
      <w:rFonts w:ascii="Arial" w:eastAsia="Times New Roman" w:hAnsi="Arial" w:cs="Times New Roman"/>
      <w:b/>
      <w:noProof/>
      <w:color w:val="262626" w:themeColor="text1" w:themeTint="D9"/>
      <w:szCs w:val="24"/>
    </w:rPr>
  </w:style>
  <w:style w:type="paragraph" w:styleId="TDC2">
    <w:name w:val="toc 2"/>
    <w:basedOn w:val="Normal"/>
    <w:next w:val="Normal"/>
    <w:autoRedefine/>
    <w:uiPriority w:val="39"/>
    <w:unhideWhenUsed/>
    <w:rsid w:val="00424E9C"/>
    <w:pPr>
      <w:tabs>
        <w:tab w:val="left" w:pos="709"/>
        <w:tab w:val="right" w:leader="dot" w:pos="9962"/>
      </w:tabs>
      <w:spacing w:after="0" w:line="240" w:lineRule="auto"/>
      <w:ind w:left="284"/>
    </w:pPr>
    <w:rPr>
      <w:rFonts w:ascii="Arial" w:eastAsia="Times New Roman" w:hAnsi="Arial" w:cs="Times New Roman"/>
      <w:noProof/>
      <w:color w:val="262626" w:themeColor="text1" w:themeTint="D9"/>
      <w:sz w:val="20"/>
      <w:szCs w:val="20"/>
      <w:lang w:val="es-ES"/>
    </w:rPr>
  </w:style>
  <w:style w:type="paragraph" w:customStyle="1" w:styleId="EstiloTtulo16pt">
    <w:name w:val="Estilo Título + 16 pt"/>
    <w:basedOn w:val="Ttulo"/>
    <w:rsid w:val="00424E9C"/>
    <w:pPr>
      <w:spacing w:before="360" w:after="360"/>
    </w:pPr>
  </w:style>
  <w:style w:type="character" w:styleId="Hipervnculo">
    <w:name w:val="Hyperlink"/>
    <w:basedOn w:val="Fuentedeprrafopredeter"/>
    <w:uiPriority w:val="99"/>
    <w:rsid w:val="00424E9C"/>
    <w:rPr>
      <w:color w:val="0000FF"/>
      <w:u w:val="single"/>
    </w:rPr>
  </w:style>
  <w:style w:type="character" w:customStyle="1" w:styleId="Ttulo2Car">
    <w:name w:val="Título 2 Car"/>
    <w:basedOn w:val="Fuentedeprrafopredeter"/>
    <w:link w:val="Ttulo2"/>
    <w:rsid w:val="00424E9C"/>
    <w:rPr>
      <w:rFonts w:ascii="Calibri" w:eastAsia="Times New Roman" w:hAnsi="Calibri" w:cs="Times New Roman"/>
      <w:b/>
      <w:bCs/>
      <w:iCs/>
      <w:color w:val="262626" w:themeColor="text1" w:themeTint="D9"/>
      <w:sz w:val="24"/>
      <w:szCs w:val="28"/>
      <w:lang w:val="en-US"/>
    </w:rPr>
  </w:style>
  <w:style w:type="paragraph" w:customStyle="1" w:styleId="EstiloTtulo1Antes6ptoDespus3ptoInterlineadoMn">
    <w:name w:val="Estilo Título 1 + Antes:  6 pto Después:  3 pto Interlineado:  Mín..."/>
    <w:basedOn w:val="Ttulo1"/>
    <w:rsid w:val="00424E9C"/>
    <w:pPr>
      <w:keepLines w:val="0"/>
      <w:spacing w:after="180" w:line="240" w:lineRule="atLeast"/>
      <w:jc w:val="both"/>
    </w:pPr>
    <w:rPr>
      <w:rFonts w:ascii="Arial" w:eastAsia="Times New Roman" w:hAnsi="Arial" w:cs="Times New Roman"/>
      <w:b/>
      <w:bCs/>
      <w:color w:val="auto"/>
      <w:kern w:val="32"/>
      <w:sz w:val="24"/>
      <w:szCs w:val="20"/>
      <w:lang w:val="es-ES" w:eastAsia="es-ES"/>
    </w:rPr>
  </w:style>
  <w:style w:type="paragraph" w:styleId="Prrafodelista">
    <w:name w:val="List Paragraph"/>
    <w:basedOn w:val="Normal"/>
    <w:uiPriority w:val="34"/>
    <w:qFormat/>
    <w:rsid w:val="00424E9C"/>
    <w:pPr>
      <w:spacing w:before="60" w:after="60" w:line="288" w:lineRule="auto"/>
      <w:ind w:left="708"/>
      <w:jc w:val="both"/>
    </w:pPr>
    <w:rPr>
      <w:rFonts w:ascii="Arial" w:eastAsia="Times New Roman" w:hAnsi="Arial" w:cs="Times New Roman"/>
      <w:color w:val="262626" w:themeColor="text1" w:themeTint="D9"/>
      <w:sz w:val="20"/>
      <w:szCs w:val="24"/>
      <w:lang w:val="es-ES" w:eastAsia="es-ES"/>
    </w:rPr>
  </w:style>
  <w:style w:type="character" w:customStyle="1" w:styleId="Ttulo1Car">
    <w:name w:val="Título 1 Car"/>
    <w:basedOn w:val="Fuentedeprrafopredeter"/>
    <w:link w:val="Ttulo1"/>
    <w:uiPriority w:val="9"/>
    <w:rsid w:val="00424E9C"/>
    <w:rPr>
      <w:rFonts w:asciiTheme="majorHAnsi" w:eastAsiaTheme="majorEastAsia" w:hAnsiTheme="majorHAnsi" w:cstheme="majorBidi"/>
      <w:color w:val="2E74B5" w:themeColor="accent1" w:themeShade="BF"/>
      <w:sz w:val="32"/>
      <w:szCs w:val="32"/>
    </w:rPr>
  </w:style>
  <w:style w:type="paragraph" w:customStyle="1" w:styleId="TableText">
    <w:name w:val="Table Text"/>
    <w:basedOn w:val="Normal"/>
    <w:rsid w:val="00424E9C"/>
    <w:pPr>
      <w:spacing w:after="0" w:line="240" w:lineRule="auto"/>
      <w:ind w:left="14"/>
    </w:pPr>
    <w:rPr>
      <w:rFonts w:ascii="Arial" w:eastAsia="Times New Roman" w:hAnsi="Arial" w:cs="Times New Roman"/>
      <w:color w:val="262626" w:themeColor="text1" w:themeTint="D9"/>
      <w:spacing w:val="-5"/>
      <w:sz w:val="16"/>
      <w:szCs w:val="20"/>
      <w:lang w:val="en-US"/>
    </w:rPr>
  </w:style>
  <w:style w:type="paragraph" w:styleId="Textodeglobo">
    <w:name w:val="Balloon Text"/>
    <w:basedOn w:val="Normal"/>
    <w:link w:val="TextodegloboCar"/>
    <w:uiPriority w:val="99"/>
    <w:semiHidden/>
    <w:unhideWhenUsed/>
    <w:rsid w:val="00934ED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34EDD"/>
    <w:rPr>
      <w:rFonts w:ascii="Segoe UI" w:hAnsi="Segoe UI" w:cs="Segoe UI"/>
      <w:sz w:val="18"/>
      <w:szCs w:val="18"/>
    </w:rPr>
  </w:style>
  <w:style w:type="character" w:customStyle="1" w:styleId="InfoBlueCar">
    <w:name w:val="InfoBlue Car"/>
    <w:basedOn w:val="Fuentedeprrafopredeter"/>
    <w:link w:val="InfoBlue"/>
    <w:locked/>
    <w:rsid w:val="000458A9"/>
    <w:rPr>
      <w:rFonts w:ascii="Arial" w:hAnsi="Arial" w:cs="Arial"/>
      <w:i/>
      <w:iCs/>
      <w:color w:val="0000FF"/>
    </w:rPr>
  </w:style>
  <w:style w:type="paragraph" w:customStyle="1" w:styleId="InfoBlue">
    <w:name w:val="InfoBlue"/>
    <w:basedOn w:val="Normal"/>
    <w:next w:val="Normal"/>
    <w:link w:val="InfoBlueCar"/>
    <w:rsid w:val="000458A9"/>
    <w:pPr>
      <w:widowControl w:val="0"/>
      <w:spacing w:before="60" w:after="120" w:line="240" w:lineRule="atLeast"/>
      <w:ind w:left="111"/>
    </w:pPr>
    <w:rPr>
      <w:rFonts w:ascii="Arial" w:hAnsi="Arial" w:cs="Arial"/>
      <w:i/>
      <w:iCs/>
      <w:color w:val="0000FF"/>
    </w:rPr>
  </w:style>
  <w:style w:type="character" w:styleId="Refdecomentario">
    <w:name w:val="annotation reference"/>
    <w:basedOn w:val="Fuentedeprrafopredeter"/>
    <w:uiPriority w:val="99"/>
    <w:semiHidden/>
    <w:unhideWhenUsed/>
    <w:rsid w:val="009F1A73"/>
    <w:rPr>
      <w:sz w:val="16"/>
      <w:szCs w:val="16"/>
    </w:rPr>
  </w:style>
  <w:style w:type="paragraph" w:styleId="Textocomentario">
    <w:name w:val="annotation text"/>
    <w:basedOn w:val="Normal"/>
    <w:link w:val="TextocomentarioCar"/>
    <w:uiPriority w:val="99"/>
    <w:semiHidden/>
    <w:unhideWhenUsed/>
    <w:rsid w:val="009F1A7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F1A73"/>
    <w:rPr>
      <w:sz w:val="20"/>
      <w:szCs w:val="20"/>
    </w:rPr>
  </w:style>
  <w:style w:type="paragraph" w:styleId="Asuntodelcomentario">
    <w:name w:val="annotation subject"/>
    <w:basedOn w:val="Textocomentario"/>
    <w:next w:val="Textocomentario"/>
    <w:link w:val="AsuntodelcomentarioCar"/>
    <w:uiPriority w:val="99"/>
    <w:semiHidden/>
    <w:unhideWhenUsed/>
    <w:rsid w:val="009F1A73"/>
    <w:rPr>
      <w:b/>
      <w:bCs/>
    </w:rPr>
  </w:style>
  <w:style w:type="character" w:customStyle="1" w:styleId="AsuntodelcomentarioCar">
    <w:name w:val="Asunto del comentario Car"/>
    <w:basedOn w:val="TextocomentarioCar"/>
    <w:link w:val="Asuntodelcomentario"/>
    <w:uiPriority w:val="99"/>
    <w:semiHidden/>
    <w:rsid w:val="009F1A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01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6/09/relationships/commentsIds" Target="commentsIds.xml"/><Relationship Id="rId39" Type="http://schemas.openxmlformats.org/officeDocument/2006/relationships/image" Target="media/image2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commentsExtended" Target="commentsExtended.xml"/><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5.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comments" Target="comments.xm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7.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D183123C27D2746B898A522EB033FB6" ma:contentTypeVersion="4" ma:contentTypeDescription="Crear nuevo documento." ma:contentTypeScope="" ma:versionID="b3f98f368efcd8d4452f0bf8e75dece1">
  <xsd:schema xmlns:xsd="http://www.w3.org/2001/XMLSchema" xmlns:xs="http://www.w3.org/2001/XMLSchema" xmlns:p="http://schemas.microsoft.com/office/2006/metadata/properties" xmlns:ns2="f33200b1-a6ed-4e1e-b599-2cac429c1e12" xmlns:ns3="1a23ee96-535d-4a63-bfab-bfe6c5db3b34" targetNamespace="http://schemas.microsoft.com/office/2006/metadata/properties" ma:root="true" ma:fieldsID="71faae2e3b5f2629b022b342d9c44662" ns2:_="" ns3:_="">
    <xsd:import namespace="f33200b1-a6ed-4e1e-b599-2cac429c1e12"/>
    <xsd:import namespace="1a23ee96-535d-4a63-bfab-bfe6c5db3b3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3200b1-a6ed-4e1e-b599-2cac429c1e12"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a23ee96-535d-4a63-bfab-bfe6c5db3b3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f33200b1-a6ed-4e1e-b599-2cac429c1e12">ZZCEEU65ZCZS-1488212104-816</_dlc_DocId>
    <_dlc_DocIdUrl xmlns="f33200b1-a6ed-4e1e-b599-2cac429c1e12">
      <Url>https://corporativobiometria.sharepoint.com/sites/CentroDocumentacionBA/CMMI_BA/_layouts/15/DocIdRedir.aspx?ID=ZZCEEU65ZCZS-1488212104-816</Url>
      <Description>ZZCEEU65ZCZS-1488212104-816</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0CFD872-5F3D-4F19-B037-32557F036385}">
  <ds:schemaRefs>
    <ds:schemaRef ds:uri="http://schemas.microsoft.com/sharepoint/v3/contenttype/forms"/>
  </ds:schemaRefs>
</ds:datastoreItem>
</file>

<file path=customXml/itemProps2.xml><?xml version="1.0" encoding="utf-8"?>
<ds:datastoreItem xmlns:ds="http://schemas.openxmlformats.org/officeDocument/2006/customXml" ds:itemID="{34907C4B-C182-4D6F-A5A9-978922AC21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3200b1-a6ed-4e1e-b599-2cac429c1e12"/>
    <ds:schemaRef ds:uri="1a23ee96-535d-4a63-bfab-bfe6c5db3b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63DA23-70CC-44DA-A8EC-E3FBC1A42D56}">
  <ds:schemaRefs>
    <ds:schemaRef ds:uri="http://schemas.microsoft.com/office/2006/metadata/properties"/>
    <ds:schemaRef ds:uri="http://schemas.microsoft.com/office/infopath/2007/PartnerControls"/>
    <ds:schemaRef ds:uri="f33200b1-a6ed-4e1e-b599-2cac429c1e12"/>
  </ds:schemaRefs>
</ds:datastoreItem>
</file>

<file path=customXml/itemProps4.xml><?xml version="1.0" encoding="utf-8"?>
<ds:datastoreItem xmlns:ds="http://schemas.openxmlformats.org/officeDocument/2006/customXml" ds:itemID="{1C2E9126-437C-4550-95B8-2AC7AD4FA82E}">
  <ds:schemaRefs>
    <ds:schemaRef ds:uri="http://schemas.openxmlformats.org/officeDocument/2006/bibliography"/>
  </ds:schemaRefs>
</ds:datastoreItem>
</file>

<file path=customXml/itemProps5.xml><?xml version="1.0" encoding="utf-8"?>
<ds:datastoreItem xmlns:ds="http://schemas.openxmlformats.org/officeDocument/2006/customXml" ds:itemID="{609238B1-788F-4339-9C7F-3808DD38E88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14</Pages>
  <Words>1110</Words>
  <Characters>6111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Espinosa</dc:creator>
  <cp:keywords/>
  <dc:description/>
  <cp:lastModifiedBy>Mariana Gonzalez Buendia</cp:lastModifiedBy>
  <cp:revision>216</cp:revision>
  <cp:lastPrinted>2017-02-13T18:38:00Z</cp:lastPrinted>
  <dcterms:created xsi:type="dcterms:W3CDTF">2019-04-25T00:55:00Z</dcterms:created>
  <dcterms:modified xsi:type="dcterms:W3CDTF">2020-06-26T21:52:00Z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0x0101008D183123C27D2746B898A522EB033FB6</vt:lpwstr>
  </property>
  <property fmtid="{D5CDD505-2E9C-101B-9397-08002B2CF9AE}" pid="3" name="_dlc_DocIdItemGuid">
    <vt:lpwstr>c978bbfb-2d76-4073-be23-0c5439d71c6d</vt:lpwstr>
  </property>
</Properties>
</file>