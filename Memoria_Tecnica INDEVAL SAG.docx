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A6659" w14:textId="77777777" w:rsidR="0095125F" w:rsidRPr="008E419D" w:rsidRDefault="0095125F">
      <w:pPr>
        <w:rPr>
          <w:rFonts w:ascii="Century Gothic" w:hAnsi="Century Gothic"/>
        </w:rPr>
      </w:pPr>
    </w:p>
    <w:p w14:paraId="0A37501D" w14:textId="77777777" w:rsidR="0095125F" w:rsidRPr="008E419D" w:rsidRDefault="0095125F" w:rsidP="0095125F">
      <w:pPr>
        <w:rPr>
          <w:rFonts w:ascii="Century Gothic" w:hAnsi="Century Gothic"/>
        </w:rPr>
      </w:pPr>
    </w:p>
    <w:p w14:paraId="5DAB6C7B" w14:textId="77777777" w:rsidR="0095125F" w:rsidRPr="008E419D" w:rsidRDefault="0095125F" w:rsidP="0095125F">
      <w:pPr>
        <w:rPr>
          <w:rFonts w:ascii="Century Gothic" w:hAnsi="Century Gothic"/>
        </w:rPr>
      </w:pPr>
    </w:p>
    <w:p w14:paraId="02EB378F" w14:textId="77777777" w:rsidR="0095125F" w:rsidRPr="008E419D" w:rsidRDefault="0095125F" w:rsidP="0095125F">
      <w:pPr>
        <w:rPr>
          <w:rFonts w:ascii="Century Gothic" w:hAnsi="Century Gothic"/>
        </w:rPr>
      </w:pPr>
      <w:r w:rsidRPr="008E419D">
        <w:rPr>
          <w:rFonts w:ascii="Century Gothic" w:hAnsi="Century Gothic"/>
        </w:rPr>
        <w:tab/>
      </w:r>
    </w:p>
    <w:p w14:paraId="6A05A809" w14:textId="77777777" w:rsidR="0095125F" w:rsidRPr="008E419D" w:rsidRDefault="0095125F" w:rsidP="0095125F">
      <w:pPr>
        <w:rPr>
          <w:rFonts w:ascii="Century Gothic" w:hAnsi="Century Gothic"/>
        </w:rPr>
      </w:pPr>
    </w:p>
    <w:p w14:paraId="5A39BBE3" w14:textId="77777777" w:rsidR="0095125F" w:rsidRPr="008E419D" w:rsidRDefault="0095125F" w:rsidP="0095125F">
      <w:pPr>
        <w:tabs>
          <w:tab w:val="left" w:pos="9887"/>
        </w:tabs>
        <w:rPr>
          <w:rFonts w:ascii="Century Gothic" w:hAnsi="Century Gothic"/>
        </w:rPr>
      </w:pPr>
      <w:r w:rsidRPr="008E419D">
        <w:rPr>
          <w:rFonts w:ascii="Century Gothic" w:hAnsi="Century Gothic"/>
        </w:rPr>
        <w:tab/>
      </w:r>
    </w:p>
    <w:tbl>
      <w:tblPr>
        <w:tblStyle w:val="Tablaconcuadrcula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8"/>
        <w:gridCol w:w="4046"/>
      </w:tblGrid>
      <w:tr w:rsidR="0095125F" w:rsidRPr="008E419D" w14:paraId="63C4C3C3" w14:textId="77777777" w:rsidTr="00AA0B6B">
        <w:sdt>
          <w:sdtPr>
            <w:rPr>
              <w:rStyle w:val="Estilo1"/>
              <w:rFonts w:ascii="Century Gothic" w:hAnsi="Century Gothic"/>
            </w:rPr>
            <w:alias w:val="Título"/>
            <w:tag w:val="Título"/>
            <w:id w:val="30110346"/>
          </w:sdtPr>
          <w:sdtEndPr>
            <w:rPr>
              <w:rStyle w:val="Fuentedeprrafopredeter"/>
              <w:noProof/>
              <w:color w:val="auto"/>
              <w:sz w:val="56"/>
              <w:szCs w:val="56"/>
              <w:lang w:eastAsia="es-MX"/>
            </w:rPr>
          </w:sdtEndPr>
          <w:sdtContent>
            <w:tc>
              <w:tcPr>
                <w:tcW w:w="9015" w:type="dxa"/>
                <w:gridSpan w:val="2"/>
                <w:vAlign w:val="center"/>
              </w:tcPr>
              <w:p w14:paraId="464680BF" w14:textId="5148EAE3" w:rsidR="0095125F" w:rsidRPr="008E419D" w:rsidRDefault="00CB1A14" w:rsidP="00AA0B6B">
                <w:pPr>
                  <w:spacing w:after="240"/>
                  <w:jc w:val="center"/>
                  <w:rPr>
                    <w:rFonts w:ascii="Century Gothic" w:hAnsi="Century Gothic"/>
                    <w:noProof/>
                    <w:sz w:val="56"/>
                    <w:szCs w:val="56"/>
                    <w:lang w:eastAsia="es-MX"/>
                  </w:rPr>
                </w:pPr>
                <w:r>
                  <w:rPr>
                    <w:rStyle w:val="Estilo1"/>
                    <w:rFonts w:ascii="Century Gothic" w:hAnsi="Century Gothic"/>
                    <w:color w:val="00B050"/>
                    <w:sz w:val="56"/>
                  </w:rPr>
                  <w:t>Memoria Técnica</w:t>
                </w:r>
                <w:r>
                  <w:rPr>
                    <w:rFonts w:ascii="Century Gothic" w:hAnsi="Century Gothic"/>
                    <w:noProof/>
                    <w:sz w:val="56"/>
                    <w:szCs w:val="56"/>
                    <w:lang w:eastAsia="es-MX"/>
                  </w:rPr>
                  <w:t xml:space="preserve"> </w:t>
                </w:r>
              </w:p>
            </w:tc>
          </w:sdtContent>
        </w:sdt>
      </w:tr>
      <w:tr w:rsidR="0095125F" w14:paraId="04E3CEF3" w14:textId="77777777" w:rsidTr="00AA0B6B">
        <w:sdt>
          <w:sdtPr>
            <w:rPr>
              <w:rStyle w:val="Estilo3"/>
            </w:rPr>
            <w:alias w:val="Subtítulo"/>
            <w:tag w:val="Subtítulo"/>
            <w:id w:val="30110357"/>
          </w:sdtPr>
          <w:sdtEndPr>
            <w:rPr>
              <w:rStyle w:val="Fuentedeprrafopredeter"/>
              <w:noProof/>
              <w:color w:val="auto"/>
              <w:sz w:val="22"/>
              <w:szCs w:val="40"/>
              <w:lang w:eastAsia="es-MX"/>
            </w:rPr>
          </w:sdtEndPr>
          <w:sdtContent>
            <w:tc>
              <w:tcPr>
                <w:tcW w:w="9015" w:type="dxa"/>
                <w:gridSpan w:val="2"/>
                <w:tcBorders>
                  <w:bottom w:val="single" w:sz="24" w:space="0" w:color="808080" w:themeColor="background1" w:themeShade="80"/>
                </w:tcBorders>
                <w:vAlign w:val="center"/>
              </w:tcPr>
              <w:p w14:paraId="25CC7D6F" w14:textId="088024FD" w:rsidR="0095125F" w:rsidRPr="00877663" w:rsidRDefault="00CB1A14" w:rsidP="00AA0B6B">
                <w:pPr>
                  <w:spacing w:after="240"/>
                  <w:jc w:val="center"/>
                  <w:rPr>
                    <w:noProof/>
                    <w:sz w:val="40"/>
                    <w:szCs w:val="40"/>
                    <w:lang w:eastAsia="es-MX"/>
                  </w:rPr>
                </w:pPr>
                <w:r>
                  <w:rPr>
                    <w:rStyle w:val="Estilo3"/>
                  </w:rPr>
                  <w:t>Desarrollo de</w:t>
                </w:r>
                <w:r w:rsidR="00A13E87">
                  <w:rPr>
                    <w:rStyle w:val="Estilo3"/>
                  </w:rPr>
                  <w:t xml:space="preserve"> Shell Scripting</w:t>
                </w:r>
              </w:p>
            </w:tc>
          </w:sdtContent>
        </w:sdt>
      </w:tr>
      <w:tr w:rsidR="0095125F" w14:paraId="2FAA243B" w14:textId="77777777" w:rsidTr="00AA0B6B">
        <w:tc>
          <w:tcPr>
            <w:tcW w:w="4593" w:type="dxa"/>
            <w:tcBorders>
              <w:top w:val="single" w:sz="24" w:space="0" w:color="808080" w:themeColor="background1" w:themeShade="80"/>
            </w:tcBorders>
            <w:vAlign w:val="center"/>
          </w:tcPr>
          <w:p w14:paraId="241D2853" w14:textId="4DED72D5" w:rsidR="0095125F" w:rsidRPr="00877663" w:rsidRDefault="00060EC7" w:rsidP="00AA0B6B">
            <w:pPr>
              <w:spacing w:after="240"/>
              <w:ind w:right="-647"/>
              <w:jc w:val="center"/>
              <w:rPr>
                <w:noProof/>
                <w:sz w:val="32"/>
                <w:szCs w:val="32"/>
                <w:lang w:eastAsia="es-MX"/>
              </w:rPr>
            </w:pPr>
            <w:sdt>
              <w:sdtPr>
                <w:rPr>
                  <w:rStyle w:val="Estilo4"/>
                </w:rPr>
                <w:id w:val="47334140"/>
                <w:lock w:val="contentLocked"/>
                <w:showingPlcHdr/>
                <w:text/>
              </w:sdtPr>
              <w:sdtEndPr>
                <w:rPr>
                  <w:rStyle w:val="Estilo4"/>
                </w:rPr>
              </w:sdtEndPr>
              <w:sdtContent>
                <w:r w:rsidR="0095125F" w:rsidRPr="00076234">
                  <w:rPr>
                    <w:rStyle w:val="Textodelmarcadordeposicin"/>
                    <w:sz w:val="28"/>
                  </w:rPr>
                  <w:t>Versión</w:t>
                </w:r>
                <w:r w:rsidR="0095125F">
                  <w:rPr>
                    <w:rStyle w:val="Textodelmarcadordeposicin"/>
                    <w:sz w:val="28"/>
                  </w:rPr>
                  <w:t xml:space="preserve">  </w:t>
                </w:r>
              </w:sdtContent>
            </w:sdt>
            <w:sdt>
              <w:sdtPr>
                <w:rPr>
                  <w:rStyle w:val="Estilo4"/>
                </w:rPr>
                <w:alias w:val="Versión"/>
                <w:tag w:val="Versión"/>
                <w:id w:val="30110364"/>
              </w:sdtPr>
              <w:sdtEndPr>
                <w:rPr>
                  <w:rStyle w:val="Fuentedeprrafopredeter"/>
                  <w:rFonts w:ascii="Century Gothic" w:hAnsi="Century Gothic"/>
                  <w:noProof/>
                  <w:color w:val="auto"/>
                  <w:sz w:val="22"/>
                  <w:szCs w:val="32"/>
                  <w:lang w:eastAsia="es-MX"/>
                </w:rPr>
              </w:sdtEndPr>
              <w:sdtContent>
                <w:r w:rsidR="0095125F" w:rsidRPr="008E419D">
                  <w:rPr>
                    <w:rStyle w:val="Estilo4"/>
                    <w:rFonts w:ascii="Century Gothic" w:hAnsi="Century Gothic"/>
                  </w:rPr>
                  <w:t>[</w:t>
                </w:r>
                <w:r w:rsidR="00361B5A">
                  <w:rPr>
                    <w:rStyle w:val="Estilo4"/>
                    <w:rFonts w:ascii="Century Gothic" w:hAnsi="Century Gothic"/>
                  </w:rPr>
                  <w:t>1</w:t>
                </w:r>
                <w:r w:rsidR="0095125F" w:rsidRPr="008E419D">
                  <w:rPr>
                    <w:rStyle w:val="Estilo4"/>
                    <w:rFonts w:ascii="Century Gothic" w:hAnsi="Century Gothic"/>
                  </w:rPr>
                  <w:t>.</w:t>
                </w:r>
                <w:r w:rsidR="00361B5A">
                  <w:rPr>
                    <w:rStyle w:val="Estilo4"/>
                    <w:rFonts w:ascii="Century Gothic" w:hAnsi="Century Gothic"/>
                  </w:rPr>
                  <w:t>0</w:t>
                </w:r>
                <w:r w:rsidR="0095125F" w:rsidRPr="008E419D">
                  <w:rPr>
                    <w:rStyle w:val="Estilo4"/>
                    <w:rFonts w:ascii="Century Gothic" w:hAnsi="Century Gothic"/>
                  </w:rPr>
                  <w:t>]</w:t>
                </w:r>
              </w:sdtContent>
            </w:sdt>
          </w:p>
        </w:tc>
        <w:sdt>
          <w:sdtPr>
            <w:rPr>
              <w:rStyle w:val="Estilo5"/>
              <w:rFonts w:ascii="Century Gothic" w:hAnsi="Century Gothic"/>
            </w:rPr>
            <w:alias w:val="Fecha"/>
            <w:tag w:val="Fecha"/>
            <w:id w:val="30110384"/>
            <w:date w:fullDate="2020-06-08T00:00:00Z">
              <w:dateFormat w:val="d-MMM-yy"/>
              <w:lid w:val="es-MX"/>
              <w:storeMappedDataAs w:val="dateTime"/>
              <w:calendar w:val="gregorian"/>
            </w:date>
          </w:sdtPr>
          <w:sdtEndPr>
            <w:rPr>
              <w:rStyle w:val="Fuentedeprrafopredeter"/>
              <w:noProof/>
              <w:color w:val="auto"/>
              <w:sz w:val="22"/>
              <w:szCs w:val="32"/>
              <w:lang w:eastAsia="es-MX"/>
            </w:rPr>
          </w:sdtEndPr>
          <w:sdtContent>
            <w:tc>
              <w:tcPr>
                <w:tcW w:w="4422" w:type="dxa"/>
                <w:tcBorders>
                  <w:top w:val="single" w:sz="24" w:space="0" w:color="808080" w:themeColor="background1" w:themeShade="80"/>
                </w:tcBorders>
                <w:vAlign w:val="center"/>
              </w:tcPr>
              <w:p w14:paraId="3BD9732A" w14:textId="2F9A876F" w:rsidR="0095125F" w:rsidRPr="00877663" w:rsidRDefault="00CB1A14" w:rsidP="00AA0B6B">
                <w:pPr>
                  <w:spacing w:after="240"/>
                  <w:jc w:val="center"/>
                  <w:rPr>
                    <w:noProof/>
                    <w:sz w:val="32"/>
                    <w:szCs w:val="32"/>
                    <w:lang w:eastAsia="es-MX"/>
                  </w:rPr>
                </w:pPr>
                <w:r>
                  <w:rPr>
                    <w:rStyle w:val="Estilo5"/>
                    <w:rFonts w:ascii="Century Gothic" w:hAnsi="Century Gothic"/>
                  </w:rPr>
                  <w:t>8-jun-20</w:t>
                </w:r>
              </w:p>
            </w:tc>
          </w:sdtContent>
        </w:sdt>
      </w:tr>
    </w:tbl>
    <w:p w14:paraId="41C8F396" w14:textId="77777777" w:rsidR="0095125F" w:rsidRPr="008E419D" w:rsidRDefault="0095125F" w:rsidP="0095125F">
      <w:pPr>
        <w:pStyle w:val="Ttulo"/>
        <w:tabs>
          <w:tab w:val="left" w:pos="3165"/>
          <w:tab w:val="center" w:pos="4819"/>
        </w:tabs>
        <w:jc w:val="left"/>
        <w:rPr>
          <w:rFonts w:ascii="Century Gothic" w:hAnsi="Century Gothic"/>
          <w:sz w:val="42"/>
        </w:rPr>
      </w:pPr>
    </w:p>
    <w:p w14:paraId="72A3D3EC" w14:textId="77777777" w:rsidR="0095125F" w:rsidRPr="008E419D" w:rsidRDefault="0095125F" w:rsidP="0095125F">
      <w:pPr>
        <w:pStyle w:val="Ttulo"/>
        <w:tabs>
          <w:tab w:val="left" w:pos="3165"/>
          <w:tab w:val="center" w:pos="4819"/>
        </w:tabs>
        <w:jc w:val="left"/>
        <w:rPr>
          <w:rFonts w:ascii="Century Gothic" w:hAnsi="Century Gothic"/>
          <w:sz w:val="18"/>
          <w:szCs w:val="18"/>
        </w:rPr>
      </w:pPr>
    </w:p>
    <w:p w14:paraId="405144A2" w14:textId="77777777" w:rsidR="00E85E33" w:rsidRPr="008E419D" w:rsidRDefault="00E85E33" w:rsidP="00E85E33">
      <w:pPr>
        <w:jc w:val="both"/>
        <w:rPr>
          <w:rFonts w:ascii="Century Gothic" w:hAnsi="Century Gothic" w:cs="Arial"/>
          <w:color w:val="0000FF"/>
          <w:sz w:val="18"/>
          <w:szCs w:val="18"/>
        </w:rPr>
      </w:pPr>
      <w:r w:rsidRPr="008E419D">
        <w:rPr>
          <w:rFonts w:ascii="Century Gothic" w:hAnsi="Century Gothic" w:cs="Arial"/>
          <w:color w:val="0000FF"/>
          <w:sz w:val="18"/>
          <w:szCs w:val="18"/>
        </w:rPr>
        <w:t xml:space="preserve">Nota: </w:t>
      </w:r>
    </w:p>
    <w:p w14:paraId="03D50113" w14:textId="77777777" w:rsidR="00E85E33" w:rsidRPr="008E419D" w:rsidRDefault="00E85E33" w:rsidP="00E85E33">
      <w:pPr>
        <w:pStyle w:val="CNBVInstruccionesA"/>
        <w:numPr>
          <w:ilvl w:val="0"/>
          <w:numId w:val="8"/>
        </w:numPr>
        <w:ind w:right="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Todas las instrucciones (color azul) que se encuentran predefinidos en </w:t>
      </w:r>
      <w:proofErr w:type="gramStart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éste</w:t>
      </w:r>
      <w:proofErr w:type="gramEnd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 documento deben ser eliminados ya que son una guía para el autor del documento.</w:t>
      </w:r>
    </w:p>
    <w:p w14:paraId="5ACEDEB6" w14:textId="77777777" w:rsidR="00E85E33" w:rsidRPr="008E419D" w:rsidRDefault="00E85E33" w:rsidP="00E85E33">
      <w:pPr>
        <w:pStyle w:val="CNBVInstruccionesA"/>
        <w:numPr>
          <w:ilvl w:val="0"/>
          <w:numId w:val="8"/>
        </w:numPr>
        <w:ind w:right="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Palabras, datos o frases que se encuentren entre los signos </w:t>
      </w:r>
      <w:proofErr w:type="gramStart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( [</w:t>
      </w:r>
      <w:proofErr w:type="gramEnd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 </w:t>
      </w:r>
      <w:proofErr w:type="spellStart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xyz</w:t>
      </w:r>
      <w:proofErr w:type="spellEnd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 ] </w:t>
      </w:r>
      <w: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o &lt;</w:t>
      </w:r>
      <w:proofErr w:type="spellStart"/>
      <w: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xyz</w:t>
      </w:r>
      <w:proofErr w:type="spellEnd"/>
      <w: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&gt;</w:t>
      </w: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) deben ser reemplazados por la información que aplique para cada caso o visita.</w:t>
      </w:r>
    </w:p>
    <w:p w14:paraId="2ADDDB0F" w14:textId="77777777" w:rsidR="00E85E33" w:rsidRPr="008E419D" w:rsidRDefault="00E85E33" w:rsidP="00E85E33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Respetar el formato (fuente, tamaño y estilo de letras; colores</w:t>
      </w:r>
      <w: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 </w:t>
      </w:r>
      <w:r w:rsidRPr="00526DDB">
        <w:rPr>
          <w:rFonts w:ascii="Century Gothic" w:eastAsiaTheme="minorHAnsi" w:hAnsi="Century Gothic" w:cs="Arial"/>
          <w:i w:val="0"/>
          <w:color w:val="auto"/>
          <w:sz w:val="18"/>
          <w:szCs w:val="18"/>
          <w:lang w:eastAsia="en-US"/>
        </w:rPr>
        <w:t>(negro</w:t>
      </w:r>
      <w:proofErr w:type="gramStart"/>
      <w:r w:rsidRPr="00526DDB">
        <w:rPr>
          <w:rFonts w:ascii="Century Gothic" w:eastAsiaTheme="minorHAnsi" w:hAnsi="Century Gothic" w:cs="Arial"/>
          <w:i w:val="0"/>
          <w:color w:val="auto"/>
          <w:sz w:val="18"/>
          <w:szCs w:val="18"/>
          <w:lang w:eastAsia="en-US"/>
        </w:rPr>
        <w:t xml:space="preserve">) </w:t>
      </w: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;</w:t>
      </w:r>
      <w:proofErr w:type="gramEnd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 espacios entre párrafos; saltos de página y sección, etc.) que se encuentran predefinidos en este documento. </w:t>
      </w:r>
    </w:p>
    <w:p w14:paraId="64EFF9B2" w14:textId="77777777" w:rsidR="00E85E33" w:rsidRPr="008E419D" w:rsidRDefault="00E85E33" w:rsidP="00E85E33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El tipo de Documento deberá ser procedimiento, instructivos, Formatos, manuales</w:t>
      </w:r>
    </w:p>
    <w:p w14:paraId="0D0B940D" w14:textId="77777777" w:rsidR="00E85E33" w:rsidRPr="008E419D" w:rsidRDefault="00E85E33" w:rsidP="00E85E33">
      <w:pPr>
        <w:pStyle w:val="CNBVInstruccionesA"/>
        <w:ind w:left="36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</w:p>
    <w:p w14:paraId="0E27B00A" w14:textId="77777777" w:rsidR="00E85E33" w:rsidRPr="008E419D" w:rsidRDefault="00E85E33" w:rsidP="00E85E33">
      <w:pPr>
        <w:pStyle w:val="CNBVInstruccionesA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</w:p>
    <w:p w14:paraId="06808D69" w14:textId="77777777" w:rsidR="0095125F" w:rsidRPr="008E419D" w:rsidRDefault="00E85E33" w:rsidP="00E85E33">
      <w:pPr>
        <w:rPr>
          <w:rFonts w:ascii="Century Gothic" w:hAnsi="Century Gothic" w:cs="Arial"/>
          <w:color w:val="0000FF"/>
          <w:sz w:val="20"/>
        </w:rPr>
      </w:pPr>
      <w:r w:rsidRPr="008E419D">
        <w:rPr>
          <w:rFonts w:ascii="Century Gothic" w:hAnsi="Century Gothic" w:cs="Arial"/>
          <w:b/>
          <w:color w:val="0000FF"/>
          <w:sz w:val="20"/>
          <w:szCs w:val="20"/>
        </w:rPr>
        <w:t xml:space="preserve">Cualquier documento que sea emitido por la Dirección de XXX deberá ser enviado a la </w:t>
      </w:r>
      <w:r w:rsidR="00935BA1">
        <w:rPr>
          <w:rFonts w:ascii="Century Gothic" w:hAnsi="Century Gothic" w:cs="Arial"/>
          <w:b/>
          <w:color w:val="0000FF"/>
          <w:sz w:val="20"/>
          <w:szCs w:val="20"/>
        </w:rPr>
        <w:t>PMO</w:t>
      </w:r>
      <w:r>
        <w:rPr>
          <w:rFonts w:ascii="Century Gothic" w:hAnsi="Century Gothic" w:cs="Arial"/>
          <w:b/>
          <w:i/>
          <w:color w:val="0000FF"/>
          <w:sz w:val="20"/>
          <w:szCs w:val="20"/>
        </w:rPr>
        <w:t xml:space="preserve"> </w:t>
      </w:r>
      <w:r w:rsidRPr="008E419D">
        <w:rPr>
          <w:rFonts w:ascii="Century Gothic" w:hAnsi="Century Gothic" w:cs="Arial"/>
          <w:b/>
          <w:color w:val="0000FF"/>
          <w:sz w:val="20"/>
          <w:szCs w:val="20"/>
        </w:rPr>
        <w:t>antes de su formalización (firmas y difusión</w:t>
      </w:r>
      <w:r w:rsidR="00934EDD">
        <w:rPr>
          <w:rFonts w:ascii="Century Gothic" w:hAnsi="Century Gothic" w:cs="Arial"/>
          <w:b/>
          <w:color w:val="0000FF"/>
          <w:sz w:val="20"/>
          <w:szCs w:val="20"/>
        </w:rPr>
        <w:t>)</w:t>
      </w:r>
    </w:p>
    <w:p w14:paraId="60061E4C" w14:textId="77777777" w:rsidR="00AA0B6B" w:rsidRPr="008E419D" w:rsidRDefault="00AA0B6B" w:rsidP="0095125F">
      <w:pPr>
        <w:tabs>
          <w:tab w:val="left" w:pos="2390"/>
        </w:tabs>
        <w:rPr>
          <w:rFonts w:ascii="Century Gothic" w:hAnsi="Century Gothic"/>
        </w:rPr>
      </w:pPr>
    </w:p>
    <w:p w14:paraId="44EAFD9C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4B94D5A5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3DEEC669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3656B9AB" w14:textId="77777777" w:rsidR="00424E9C" w:rsidRPr="008E419D" w:rsidRDefault="00424E9C" w:rsidP="00424E9C">
      <w:pPr>
        <w:pStyle w:val="Ttulo"/>
        <w:tabs>
          <w:tab w:val="left" w:pos="3165"/>
          <w:tab w:val="center" w:pos="4819"/>
        </w:tabs>
        <w:jc w:val="left"/>
        <w:rPr>
          <w:rFonts w:ascii="Century Gothic" w:hAnsi="Century Gothic"/>
        </w:rPr>
      </w:pPr>
    </w:p>
    <w:p w14:paraId="45FB0818" w14:textId="77777777" w:rsidR="00424E9C" w:rsidRPr="008E419D" w:rsidRDefault="00424E9C" w:rsidP="00424E9C">
      <w:pPr>
        <w:pStyle w:val="Ttulo"/>
        <w:tabs>
          <w:tab w:val="left" w:pos="3165"/>
          <w:tab w:val="center" w:pos="4819"/>
        </w:tabs>
        <w:spacing w:after="240"/>
        <w:rPr>
          <w:rFonts w:ascii="Century Gothic" w:hAnsi="Century Gothic"/>
          <w:color w:val="auto"/>
        </w:rPr>
      </w:pPr>
    </w:p>
    <w:p w14:paraId="24C9ECFD" w14:textId="77777777" w:rsidR="00424E9C" w:rsidRPr="008E419D" w:rsidRDefault="00424E9C" w:rsidP="00424E9C">
      <w:pPr>
        <w:pStyle w:val="Ttulo"/>
        <w:tabs>
          <w:tab w:val="left" w:pos="3165"/>
          <w:tab w:val="center" w:pos="4819"/>
        </w:tabs>
        <w:spacing w:after="240"/>
        <w:rPr>
          <w:rFonts w:ascii="Century Gothic" w:hAnsi="Century Gothic"/>
          <w:color w:val="auto"/>
        </w:rPr>
      </w:pPr>
      <w:r w:rsidRPr="008E419D">
        <w:rPr>
          <w:rFonts w:ascii="Century Gothic" w:hAnsi="Century Gothic"/>
          <w:color w:val="auto"/>
        </w:rPr>
        <w:lastRenderedPageBreak/>
        <w:t>Control de Cambios del Documento</w:t>
      </w:r>
    </w:p>
    <w:tbl>
      <w:tblPr>
        <w:tblW w:w="499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683"/>
        <w:gridCol w:w="1230"/>
        <w:gridCol w:w="2981"/>
        <w:gridCol w:w="2914"/>
      </w:tblGrid>
      <w:tr w:rsidR="00424E9C" w:rsidRPr="008E419D" w14:paraId="3FC9A0A6" w14:textId="77777777" w:rsidTr="001E77C9">
        <w:trPr>
          <w:trHeight w:val="459"/>
        </w:trPr>
        <w:tc>
          <w:tcPr>
            <w:tcW w:w="956" w:type="pct"/>
            <w:shd w:val="clear" w:color="auto" w:fill="9598AD"/>
            <w:vAlign w:val="center"/>
          </w:tcPr>
          <w:p w14:paraId="48FF8E3E" w14:textId="77777777" w:rsidR="00424E9C" w:rsidRPr="008E419D" w:rsidRDefault="00424E9C" w:rsidP="00AA0B6B">
            <w:pPr>
              <w:keepNext/>
              <w:spacing w:before="100" w:beforeAutospacing="1" w:after="0" w:line="240" w:lineRule="auto"/>
              <w:ind w:left="72"/>
              <w:jc w:val="center"/>
              <w:rPr>
                <w:rFonts w:ascii="Century Gothic" w:eastAsia="Times New Roman" w:hAnsi="Century Gothic" w:cs="Arial"/>
                <w:b/>
                <w:color w:val="FFFFFF"/>
              </w:rPr>
            </w:pPr>
            <w:r w:rsidRPr="008E419D">
              <w:rPr>
                <w:rFonts w:ascii="Century Gothic" w:eastAsia="Times New Roman" w:hAnsi="Century Gothic" w:cs="Arial"/>
                <w:b/>
                <w:color w:val="FFFFFF"/>
              </w:rPr>
              <w:t>Fecha</w:t>
            </w:r>
          </w:p>
        </w:tc>
        <w:tc>
          <w:tcPr>
            <w:tcW w:w="698" w:type="pct"/>
            <w:shd w:val="clear" w:color="auto" w:fill="9598AD"/>
            <w:vAlign w:val="center"/>
          </w:tcPr>
          <w:p w14:paraId="745F5C4E" w14:textId="77777777" w:rsidR="00424E9C" w:rsidRPr="008E419D" w:rsidRDefault="00424E9C" w:rsidP="00AA0B6B">
            <w:pPr>
              <w:keepNext/>
              <w:spacing w:before="100" w:beforeAutospacing="1" w:after="0" w:line="240" w:lineRule="auto"/>
              <w:ind w:left="72"/>
              <w:jc w:val="center"/>
              <w:rPr>
                <w:rFonts w:ascii="Century Gothic" w:eastAsia="Times New Roman" w:hAnsi="Century Gothic" w:cs="Arial"/>
                <w:b/>
                <w:color w:val="FFFFFF"/>
              </w:rPr>
            </w:pPr>
            <w:r w:rsidRPr="008E419D">
              <w:rPr>
                <w:rFonts w:ascii="Century Gothic" w:eastAsia="Times New Roman" w:hAnsi="Century Gothic" w:cs="Arial"/>
                <w:b/>
                <w:color w:val="FFFFFF"/>
              </w:rPr>
              <w:t>Versión</w:t>
            </w:r>
          </w:p>
        </w:tc>
        <w:tc>
          <w:tcPr>
            <w:tcW w:w="1692" w:type="pct"/>
            <w:shd w:val="clear" w:color="auto" w:fill="9598AD"/>
            <w:vAlign w:val="center"/>
          </w:tcPr>
          <w:p w14:paraId="7CF7CAE3" w14:textId="77777777" w:rsidR="00424E9C" w:rsidRPr="008E419D" w:rsidRDefault="00424E9C" w:rsidP="00AA0B6B">
            <w:pPr>
              <w:keepNext/>
              <w:spacing w:before="100" w:beforeAutospacing="1" w:after="0" w:line="240" w:lineRule="auto"/>
              <w:ind w:left="72"/>
              <w:jc w:val="center"/>
              <w:rPr>
                <w:rFonts w:ascii="Century Gothic" w:eastAsia="Times New Roman" w:hAnsi="Century Gothic" w:cs="Arial"/>
                <w:b/>
                <w:color w:val="FFFFFF"/>
              </w:rPr>
            </w:pPr>
            <w:r w:rsidRPr="008E419D">
              <w:rPr>
                <w:rFonts w:ascii="Century Gothic" w:eastAsia="Times New Roman" w:hAnsi="Century Gothic" w:cs="Arial"/>
                <w:b/>
                <w:color w:val="FFFFFF"/>
              </w:rPr>
              <w:t>Descripción</w:t>
            </w:r>
          </w:p>
        </w:tc>
        <w:tc>
          <w:tcPr>
            <w:tcW w:w="1654" w:type="pct"/>
            <w:shd w:val="clear" w:color="auto" w:fill="9598AD"/>
            <w:vAlign w:val="center"/>
          </w:tcPr>
          <w:p w14:paraId="4C320DDC" w14:textId="77777777" w:rsidR="00424E9C" w:rsidRPr="008E419D" w:rsidRDefault="00424E9C" w:rsidP="00AA0B6B">
            <w:pPr>
              <w:keepNext/>
              <w:spacing w:before="100" w:beforeAutospacing="1" w:after="0" w:line="240" w:lineRule="auto"/>
              <w:ind w:left="72"/>
              <w:jc w:val="center"/>
              <w:rPr>
                <w:rFonts w:ascii="Century Gothic" w:eastAsia="Times New Roman" w:hAnsi="Century Gothic" w:cs="Arial"/>
                <w:b/>
                <w:color w:val="FFFFFF"/>
              </w:rPr>
            </w:pPr>
            <w:r w:rsidRPr="008E419D">
              <w:rPr>
                <w:rFonts w:ascii="Century Gothic" w:eastAsia="Times New Roman" w:hAnsi="Century Gothic" w:cs="Arial"/>
                <w:b/>
                <w:color w:val="FFFFFF"/>
              </w:rPr>
              <w:t>Autor</w:t>
            </w:r>
          </w:p>
        </w:tc>
      </w:tr>
      <w:tr w:rsidR="00424E9C" w:rsidRPr="008E419D" w14:paraId="1AFE1531" w14:textId="77777777" w:rsidTr="00AA0B6B">
        <w:trPr>
          <w:trHeight w:val="652"/>
        </w:trPr>
        <w:tc>
          <w:tcPr>
            <w:tcW w:w="956" w:type="pct"/>
            <w:vAlign w:val="center"/>
          </w:tcPr>
          <w:p w14:paraId="281FD882" w14:textId="77777777" w:rsidR="00424E9C" w:rsidRPr="008E419D" w:rsidRDefault="00361B5A" w:rsidP="00AA0B6B">
            <w:pPr>
              <w:pStyle w:val="EstiloinfoblueIzquierda063cm"/>
              <w:ind w:left="0"/>
              <w:jc w:val="center"/>
              <w:rPr>
                <w:rFonts w:ascii="Century Gothic" w:hAnsi="Century Gothic"/>
                <w:i w:val="0"/>
                <w:lang w:val="es-MX"/>
              </w:rPr>
            </w:pPr>
            <w:r>
              <w:rPr>
                <w:rFonts w:ascii="Century Gothic" w:hAnsi="Century Gothic"/>
                <w:i w:val="0"/>
                <w:lang w:val="es-MX"/>
              </w:rPr>
              <w:t>15</w:t>
            </w:r>
            <w:r w:rsidR="00424E9C" w:rsidRPr="008E419D">
              <w:rPr>
                <w:rFonts w:ascii="Century Gothic" w:hAnsi="Century Gothic"/>
                <w:i w:val="0"/>
                <w:lang w:val="es-MX"/>
              </w:rPr>
              <w:t>/</w:t>
            </w:r>
            <w:r>
              <w:rPr>
                <w:rFonts w:ascii="Century Gothic" w:hAnsi="Century Gothic"/>
                <w:i w:val="0"/>
                <w:lang w:val="es-MX"/>
              </w:rPr>
              <w:t>05</w:t>
            </w:r>
            <w:r w:rsidR="00424E9C" w:rsidRPr="008E419D">
              <w:rPr>
                <w:rFonts w:ascii="Century Gothic" w:hAnsi="Century Gothic"/>
                <w:i w:val="0"/>
                <w:lang w:val="es-MX"/>
              </w:rPr>
              <w:t>/</w:t>
            </w:r>
            <w:r>
              <w:rPr>
                <w:rFonts w:ascii="Century Gothic" w:hAnsi="Century Gothic"/>
                <w:i w:val="0"/>
                <w:lang w:val="es-MX"/>
              </w:rPr>
              <w:t>2020</w:t>
            </w:r>
          </w:p>
        </w:tc>
        <w:tc>
          <w:tcPr>
            <w:tcW w:w="698" w:type="pct"/>
            <w:vAlign w:val="center"/>
          </w:tcPr>
          <w:p w14:paraId="4B3AA50C" w14:textId="77777777" w:rsidR="00424E9C" w:rsidRPr="008E419D" w:rsidRDefault="00361B5A" w:rsidP="00AA0B6B">
            <w:pPr>
              <w:pStyle w:val="EstiloinfoblueIzquierda063cm"/>
              <w:ind w:left="103"/>
              <w:jc w:val="center"/>
              <w:rPr>
                <w:rFonts w:ascii="Century Gothic" w:hAnsi="Century Gothic"/>
                <w:i w:val="0"/>
                <w:lang w:val="es-MX"/>
              </w:rPr>
            </w:pPr>
            <w:r>
              <w:rPr>
                <w:rFonts w:ascii="Century Gothic" w:hAnsi="Century Gothic"/>
                <w:i w:val="0"/>
                <w:lang w:val="es-MX"/>
              </w:rPr>
              <w:t>1.0</w:t>
            </w:r>
          </w:p>
        </w:tc>
        <w:tc>
          <w:tcPr>
            <w:tcW w:w="1692" w:type="pct"/>
            <w:vAlign w:val="center"/>
          </w:tcPr>
          <w:p w14:paraId="465FA4EE" w14:textId="56DC7392" w:rsidR="00424E9C" w:rsidRPr="00D500AE" w:rsidRDefault="00BA3441" w:rsidP="00BA3441">
            <w:pPr>
              <w:pStyle w:val="EstiloinfoblueIzquierda063cm"/>
              <w:ind w:left="0"/>
              <w:jc w:val="left"/>
              <w:rPr>
                <w:rFonts w:ascii="Century Gothic" w:hAnsi="Century Gothic"/>
                <w:i w:val="0"/>
                <w:lang w:val="en-US"/>
              </w:rPr>
            </w:pPr>
            <w:r>
              <w:rPr>
                <w:rFonts w:ascii="Century Gothic" w:hAnsi="Century Gothic"/>
                <w:i w:val="0"/>
                <w:lang w:val="en-US"/>
              </w:rPr>
              <w:t xml:space="preserve">Version </w:t>
            </w:r>
            <w:proofErr w:type="spellStart"/>
            <w:r>
              <w:rPr>
                <w:rFonts w:ascii="Century Gothic" w:hAnsi="Century Gothic"/>
                <w:i w:val="0"/>
                <w:lang w:val="en-US"/>
              </w:rPr>
              <w:t>Inicial</w:t>
            </w:r>
            <w:proofErr w:type="spellEnd"/>
            <w:r>
              <w:rPr>
                <w:rFonts w:ascii="Century Gothic" w:hAnsi="Century Gothic"/>
                <w:i w:val="0"/>
                <w:lang w:val="en-US"/>
              </w:rPr>
              <w:t xml:space="preserve"> (</w:t>
            </w:r>
            <w:r w:rsidR="00644BCB">
              <w:rPr>
                <w:rFonts w:ascii="Century Gothic" w:hAnsi="Century Gothic"/>
                <w:i w:val="0"/>
                <w:lang w:val="en-US"/>
              </w:rPr>
              <w:t>Star</w:t>
            </w:r>
            <w:r w:rsidR="00E66322">
              <w:rPr>
                <w:rFonts w:ascii="Century Gothic" w:hAnsi="Century Gothic"/>
                <w:i w:val="0"/>
                <w:lang w:val="en-US"/>
              </w:rPr>
              <w:t xml:space="preserve"> Stop</w:t>
            </w:r>
            <w:del w:id="0" w:author="Mariana Gonzalez Buendia" w:date="2020-06-18T11:00:00Z">
              <w:r w:rsidR="00644BCB" w:rsidDel="00A63229">
                <w:rPr>
                  <w:rFonts w:ascii="Century Gothic" w:hAnsi="Century Gothic"/>
                  <w:i w:val="0"/>
                  <w:lang w:val="en-US"/>
                </w:rPr>
                <w:delText>-</w:delText>
              </w:r>
              <w:r w:rsidR="00D500AE" w:rsidRPr="00D500AE" w:rsidDel="00A63229">
                <w:rPr>
                  <w:rFonts w:ascii="Century Gothic" w:hAnsi="Century Gothic"/>
                  <w:i w:val="0"/>
                  <w:lang w:val="en-US"/>
                </w:rPr>
                <w:delText>S</w:delText>
              </w:r>
              <w:r w:rsidR="00644BCB" w:rsidDel="00A63229">
                <w:rPr>
                  <w:rFonts w:ascii="Century Gothic" w:hAnsi="Century Gothic"/>
                  <w:i w:val="0"/>
                  <w:lang w:val="en-US"/>
                </w:rPr>
                <w:delText>t</w:delText>
              </w:r>
              <w:r w:rsidR="00D500AE" w:rsidRPr="00D500AE" w:rsidDel="00A63229">
                <w:rPr>
                  <w:rFonts w:ascii="Century Gothic" w:hAnsi="Century Gothic"/>
                  <w:i w:val="0"/>
                  <w:lang w:val="en-US"/>
                </w:rPr>
                <w:delText>op</w:delText>
              </w:r>
              <w:r w:rsidR="00D500AE" w:rsidDel="00A63229">
                <w:rPr>
                  <w:rFonts w:ascii="Century Gothic" w:hAnsi="Century Gothic"/>
                  <w:i w:val="0"/>
                  <w:lang w:val="en-US"/>
                </w:rPr>
                <w:delText xml:space="preserve"> </w:delText>
              </w:r>
              <w:r w:rsidR="00644BCB" w:rsidDel="00A63229">
                <w:rPr>
                  <w:rFonts w:ascii="Century Gothic" w:hAnsi="Century Gothic"/>
                  <w:i w:val="0"/>
                  <w:lang w:val="en-US"/>
                </w:rPr>
                <w:delText>de contenedores</w:delText>
              </w:r>
            </w:del>
            <w:r w:rsidR="00644BCB">
              <w:rPr>
                <w:rFonts w:ascii="Century Gothic" w:hAnsi="Century Gothic"/>
                <w:i w:val="0"/>
                <w:lang w:val="en-US"/>
              </w:rPr>
              <w:t xml:space="preserve"> </w:t>
            </w:r>
            <w:del w:id="1" w:author="Mariana Gonzalez Buendia" w:date="2020-06-18T11:01:00Z">
              <w:r w:rsidR="00D500AE" w:rsidDel="00A63229">
                <w:rPr>
                  <w:rFonts w:ascii="Century Gothic" w:hAnsi="Century Gothic"/>
                  <w:i w:val="0"/>
                  <w:lang w:val="en-US"/>
                </w:rPr>
                <w:delText>D</w:delText>
              </w:r>
              <w:r w:rsidR="00D500AE" w:rsidRPr="00D500AE" w:rsidDel="00A63229">
                <w:rPr>
                  <w:rFonts w:ascii="Century Gothic" w:hAnsi="Century Gothic"/>
                  <w:i w:val="0"/>
                  <w:lang w:val="en-US"/>
                </w:rPr>
                <w:delText>R</w:delText>
              </w:r>
              <w:r w:rsidR="00D500AE" w:rsidDel="00A63229">
                <w:rPr>
                  <w:rFonts w:ascii="Century Gothic" w:hAnsi="Century Gothic"/>
                  <w:i w:val="0"/>
                  <w:lang w:val="en-US"/>
                </w:rPr>
                <w:delText>T_DALI</w:delText>
              </w:r>
            </w:del>
            <w:ins w:id="2" w:author="Mariana Gonzalez Buendia" w:date="2020-06-18T11:01:00Z">
              <w:r w:rsidR="00A63229">
                <w:rPr>
                  <w:rFonts w:ascii="Century Gothic" w:hAnsi="Century Gothic"/>
                  <w:i w:val="0"/>
                  <w:lang w:val="en-US"/>
                </w:rPr>
                <w:t>INDEVAL</w:t>
              </w:r>
            </w:ins>
            <w:r w:rsidR="00E66322">
              <w:rPr>
                <w:rFonts w:ascii="Century Gothic" w:hAnsi="Century Gothic"/>
                <w:i w:val="0"/>
                <w:lang w:val="en-US"/>
              </w:rPr>
              <w:t xml:space="preserve"> SAG</w:t>
            </w:r>
            <w:r>
              <w:rPr>
                <w:rFonts w:ascii="Century Gothic" w:hAnsi="Century Gothic"/>
                <w:i w:val="0"/>
                <w:lang w:val="en-US"/>
              </w:rPr>
              <w:t xml:space="preserve">) </w:t>
            </w:r>
          </w:p>
        </w:tc>
        <w:tc>
          <w:tcPr>
            <w:tcW w:w="1654" w:type="pct"/>
            <w:vAlign w:val="center"/>
          </w:tcPr>
          <w:p w14:paraId="53CC6E9F" w14:textId="3A57BC2D" w:rsidR="00424E9C" w:rsidRPr="008E419D" w:rsidRDefault="00355CBA" w:rsidP="00355CBA">
            <w:pPr>
              <w:pStyle w:val="EstiloinfoblueIzquierda063cm"/>
              <w:ind w:left="79"/>
              <w:jc w:val="center"/>
              <w:rPr>
                <w:rFonts w:ascii="Century Gothic" w:hAnsi="Century Gothic"/>
                <w:i w:val="0"/>
                <w:lang w:val="es-MX"/>
              </w:rPr>
            </w:pPr>
            <w:r>
              <w:rPr>
                <w:rFonts w:ascii="Century Gothic" w:hAnsi="Century Gothic"/>
                <w:i w:val="0"/>
                <w:lang w:val="es-MX"/>
              </w:rPr>
              <w:t>Ricardo Díaz Reyes</w:t>
            </w:r>
          </w:p>
        </w:tc>
      </w:tr>
      <w:tr w:rsidR="00424E9C" w:rsidRPr="008E419D" w14:paraId="049F31CB" w14:textId="77777777" w:rsidTr="00AA0B6B">
        <w:trPr>
          <w:trHeight w:val="652"/>
        </w:trPr>
        <w:tc>
          <w:tcPr>
            <w:tcW w:w="956" w:type="pct"/>
            <w:vAlign w:val="center"/>
          </w:tcPr>
          <w:p w14:paraId="53128261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698" w:type="pct"/>
            <w:vAlign w:val="center"/>
          </w:tcPr>
          <w:p w14:paraId="62486C05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1692" w:type="pct"/>
            <w:vAlign w:val="center"/>
          </w:tcPr>
          <w:p w14:paraId="4101652C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1654" w:type="pct"/>
            <w:vAlign w:val="center"/>
          </w:tcPr>
          <w:p w14:paraId="4B99056E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</w:tr>
      <w:tr w:rsidR="00424E9C" w:rsidRPr="008E419D" w14:paraId="1299C43A" w14:textId="77777777" w:rsidTr="00AA0B6B">
        <w:trPr>
          <w:trHeight w:val="652"/>
        </w:trPr>
        <w:tc>
          <w:tcPr>
            <w:tcW w:w="956" w:type="pct"/>
            <w:vAlign w:val="center"/>
          </w:tcPr>
          <w:p w14:paraId="4DDBEF00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698" w:type="pct"/>
            <w:vAlign w:val="center"/>
          </w:tcPr>
          <w:p w14:paraId="3461D779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1692" w:type="pct"/>
            <w:vAlign w:val="center"/>
          </w:tcPr>
          <w:p w14:paraId="3CF2D8B6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1654" w:type="pct"/>
            <w:vAlign w:val="center"/>
          </w:tcPr>
          <w:p w14:paraId="0FB78278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</w:tr>
    </w:tbl>
    <w:p w14:paraId="1FC39945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0562CB0E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34CE0A41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62EBF3C5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6D98A12B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2946DB82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5997CC1D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110FFD37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6B699379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3FE9F23F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1F72F646" w14:textId="77777777" w:rsidR="00424E9C" w:rsidRPr="008E419D" w:rsidRDefault="00424E9C" w:rsidP="00424E9C">
      <w:pPr>
        <w:pStyle w:val="CNBVInstruccionesA"/>
        <w:ind w:left="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</w:p>
    <w:p w14:paraId="71D27886" w14:textId="77777777" w:rsidR="00424E9C" w:rsidRPr="008E419D" w:rsidRDefault="00424E9C" w:rsidP="00424E9C">
      <w:pPr>
        <w:pStyle w:val="CNBVInstruccionesA"/>
        <w:ind w:left="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Nota:</w:t>
      </w:r>
    </w:p>
    <w:p w14:paraId="5C0E5F61" w14:textId="77777777" w:rsidR="00424E9C" w:rsidRPr="008E419D" w:rsidRDefault="00424E9C" w:rsidP="00424E9C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El formato será 0.01 para iniciar la versión, los siguientes cambios antes de hacer la liberación del documento se incrementará de la siguiente forma 0.02, 0.03, 0.04, etc.</w:t>
      </w:r>
    </w:p>
    <w:p w14:paraId="4DAAD5FD" w14:textId="77777777" w:rsidR="00424E9C" w:rsidRPr="008E419D" w:rsidRDefault="00424E9C" w:rsidP="00424E9C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Para la liberación y publicación del documento será la versión 1.0, los siguientes cambios que no son radicales se manejarán 1.01, 1.02, 1.03, etc.</w:t>
      </w:r>
    </w:p>
    <w:p w14:paraId="4615D7EF" w14:textId="77777777" w:rsidR="00424E9C" w:rsidRPr="008E419D" w:rsidRDefault="00424E9C" w:rsidP="00424E9C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Para cambios radicales en la versión del documento, será 1.0, 2.0, 3.0, etc.</w:t>
      </w:r>
    </w:p>
    <w:p w14:paraId="02614873" w14:textId="77777777" w:rsidR="00424E9C" w:rsidRPr="008E419D" w:rsidRDefault="00424E9C" w:rsidP="00424E9C">
      <w:pPr>
        <w:pStyle w:val="CNBVInstruccionesA"/>
        <w:ind w:left="72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.</w:t>
      </w:r>
    </w:p>
    <w:p w14:paraId="08CE6F91" w14:textId="77777777" w:rsidR="00424E9C" w:rsidRPr="008E419D" w:rsidRDefault="00424E9C" w:rsidP="00424E9C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br w:type="page"/>
      </w:r>
    </w:p>
    <w:p w14:paraId="61CDCEAD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6FBB589F" w14:textId="77777777" w:rsidR="00424E9C" w:rsidRPr="008E419D" w:rsidRDefault="00424E9C" w:rsidP="00424E9C">
      <w:pPr>
        <w:pStyle w:val="EstiloTtulo16pt"/>
        <w:rPr>
          <w:rFonts w:ascii="Century Gothic" w:hAnsi="Century Gothic"/>
          <w:lang w:val="es-MX"/>
        </w:rPr>
      </w:pPr>
      <w:r w:rsidRPr="008E419D">
        <w:rPr>
          <w:rFonts w:ascii="Century Gothic" w:hAnsi="Century Gothic"/>
          <w:lang w:val="es-MX"/>
        </w:rPr>
        <w:t>Contenido</w:t>
      </w:r>
    </w:p>
    <w:p w14:paraId="05676D5E" w14:textId="2F51C709" w:rsidR="009F3E2F" w:rsidRDefault="00424E9C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r w:rsidRPr="008E419D">
        <w:rPr>
          <w:rFonts w:ascii="Century Gothic" w:hAnsi="Century Gothic"/>
        </w:rPr>
        <w:fldChar w:fldCharType="begin"/>
      </w:r>
      <w:r w:rsidRPr="008E419D">
        <w:rPr>
          <w:rFonts w:ascii="Century Gothic" w:hAnsi="Century Gothic"/>
        </w:rPr>
        <w:instrText xml:space="preserve"> TOC \o "1-4" \h \z \u </w:instrText>
      </w:r>
      <w:r w:rsidRPr="008E419D">
        <w:rPr>
          <w:rFonts w:ascii="Century Gothic" w:hAnsi="Century Gothic"/>
        </w:rPr>
        <w:fldChar w:fldCharType="separate"/>
      </w:r>
      <w:hyperlink w:anchor="_Toc45626496" w:history="1">
        <w:r w:rsidR="009F3E2F" w:rsidRPr="00793852">
          <w:rPr>
            <w:rStyle w:val="Hipervnculo"/>
            <w:rFonts w:ascii="Century Gothic" w:hAnsi="Century Gothic"/>
          </w:rPr>
          <w:t>1</w:t>
        </w:r>
        <w:r w:rsidR="009F3E2F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9F3E2F" w:rsidRPr="00793852">
          <w:rPr>
            <w:rStyle w:val="Hipervnculo"/>
            <w:rFonts w:ascii="Century Gothic" w:hAnsi="Century Gothic"/>
          </w:rPr>
          <w:t>Objetivo del Shell</w:t>
        </w:r>
        <w:r w:rsidR="009F3E2F">
          <w:rPr>
            <w:webHidden/>
          </w:rPr>
          <w:tab/>
        </w:r>
        <w:r w:rsidR="009F3E2F">
          <w:rPr>
            <w:webHidden/>
          </w:rPr>
          <w:fldChar w:fldCharType="begin"/>
        </w:r>
        <w:r w:rsidR="009F3E2F">
          <w:rPr>
            <w:webHidden/>
          </w:rPr>
          <w:instrText xml:space="preserve"> PAGEREF _Toc45626496 \h </w:instrText>
        </w:r>
        <w:r w:rsidR="009F3E2F">
          <w:rPr>
            <w:webHidden/>
          </w:rPr>
        </w:r>
        <w:r w:rsidR="009F3E2F">
          <w:rPr>
            <w:webHidden/>
          </w:rPr>
          <w:fldChar w:fldCharType="separate"/>
        </w:r>
        <w:r w:rsidR="009F3E2F">
          <w:rPr>
            <w:webHidden/>
          </w:rPr>
          <w:t>4</w:t>
        </w:r>
        <w:r w:rsidR="009F3E2F">
          <w:rPr>
            <w:webHidden/>
          </w:rPr>
          <w:fldChar w:fldCharType="end"/>
        </w:r>
      </w:hyperlink>
    </w:p>
    <w:p w14:paraId="6BDB5F66" w14:textId="1126E29A" w:rsidR="009F3E2F" w:rsidRDefault="009F3E2F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5626497" w:history="1">
        <w:r w:rsidRPr="00793852">
          <w:rPr>
            <w:rStyle w:val="Hipervnculo"/>
            <w:rFonts w:ascii="Century Gothic" w:hAnsi="Century Gothic"/>
          </w:rPr>
          <w:t>2</w:t>
        </w:r>
        <w:r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Pr="00793852">
          <w:rPr>
            <w:rStyle w:val="Hipervnculo"/>
            <w:rFonts w:ascii="Century Gothic" w:hAnsi="Century Gothic"/>
          </w:rPr>
          <w:t>Descripción general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_Toc45626497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9E7CB5B" w14:textId="55A72CD7" w:rsidR="009F3E2F" w:rsidRDefault="009F3E2F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5626498" w:history="1">
        <w:r w:rsidRPr="00793852">
          <w:rPr>
            <w:rStyle w:val="Hipervnculo"/>
            <w:rFonts w:ascii="Century Gothic" w:hAnsi="Century Gothic"/>
          </w:rPr>
          <w:t>3</w:t>
        </w:r>
        <w:r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Pr="00793852">
          <w:rPr>
            <w:rStyle w:val="Hipervnculo"/>
            <w:rFonts w:ascii="Century Gothic" w:hAnsi="Century Gothic"/>
          </w:rPr>
          <w:t>Estructura de Directorios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_Toc45626498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C715347" w14:textId="3D0BE787" w:rsidR="009F3E2F" w:rsidRDefault="009F3E2F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5626499" w:history="1">
        <w:r w:rsidRPr="00793852">
          <w:rPr>
            <w:rStyle w:val="Hipervnculo"/>
            <w:rFonts w:ascii="Century Gothic" w:hAnsi="Century Gothic"/>
          </w:rPr>
          <w:t>4</w:t>
        </w:r>
        <w:r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Pr="00793852">
          <w:rPr>
            <w:rStyle w:val="Hipervnculo"/>
            <w:rFonts w:ascii="Century Gothic" w:hAnsi="Century Gothic"/>
          </w:rPr>
          <w:t>Código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_Toc45626499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2948FE1" w14:textId="70F11BFA" w:rsidR="009F3E2F" w:rsidRDefault="009F3E2F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5626500" w:history="1">
        <w:r w:rsidRPr="00793852">
          <w:rPr>
            <w:rStyle w:val="Hipervnculo"/>
            <w:rFonts w:ascii="Century Gothic" w:hAnsi="Century Gothic"/>
          </w:rPr>
          <w:t>5</w:t>
        </w:r>
        <w:r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Pr="00793852">
          <w:rPr>
            <w:rStyle w:val="Hipervnculo"/>
            <w:rFonts w:ascii="Century Gothic" w:hAnsi="Century Gothic"/>
          </w:rPr>
          <w:t>setenv.sh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_Toc45626500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8607058" w14:textId="6224383C" w:rsidR="009F3E2F" w:rsidRDefault="009F3E2F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5626501" w:history="1">
        <w:r w:rsidRPr="00793852">
          <w:rPr>
            <w:rStyle w:val="Hipervnculo"/>
            <w:rFonts w:ascii="Century Gothic" w:hAnsi="Century Gothic"/>
          </w:rPr>
          <w:t>6</w:t>
        </w:r>
        <w:r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Pr="00793852">
          <w:rPr>
            <w:rStyle w:val="Hipervnculo"/>
            <w:rFonts w:ascii="Century Gothic" w:hAnsi="Century Gothic"/>
          </w:rPr>
          <w:t>start_sag.sh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_Toc45626501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6C2D65B" w14:textId="0252D07F" w:rsidR="009F3E2F" w:rsidRDefault="009F3E2F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5626502" w:history="1">
        <w:r w:rsidRPr="00793852">
          <w:rPr>
            <w:rStyle w:val="Hipervnculo"/>
            <w:rFonts w:ascii="Century Gothic" w:hAnsi="Century Gothic"/>
            <w:lang w:val="fr-CA"/>
          </w:rPr>
          <w:t>6.1</w:t>
        </w:r>
        <w:r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Pr="00793852">
          <w:rPr>
            <w:rStyle w:val="Hipervnculo"/>
            <w:rFonts w:ascii="Century Gothic" w:hAnsi="Century Gothic"/>
            <w:lang w:val="fr-CA"/>
          </w:rPr>
          <w:t>start_sag.sh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_Toc45626502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BA63A9A" w14:textId="7D6DA639" w:rsidR="009F3E2F" w:rsidRDefault="009F3E2F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5626503" w:history="1">
        <w:r w:rsidRPr="00793852">
          <w:rPr>
            <w:rStyle w:val="Hipervnculo"/>
            <w:rFonts w:ascii="Century Gothic" w:hAnsi="Century Gothic"/>
            <w:lang w:val="fr-CA"/>
          </w:rPr>
          <w:t>7</w:t>
        </w:r>
        <w:r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Pr="00793852">
          <w:rPr>
            <w:rStyle w:val="Hipervnculo"/>
            <w:rFonts w:ascii="Century Gothic" w:hAnsi="Century Gothic"/>
            <w:lang w:val="fr-CA"/>
          </w:rPr>
          <w:t>stop_sag.sh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_Toc45626503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322DBBF" w14:textId="74A7119F" w:rsidR="009F3E2F" w:rsidRDefault="009F3E2F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5626504" w:history="1">
        <w:r w:rsidRPr="00793852">
          <w:rPr>
            <w:rStyle w:val="Hipervnculo"/>
            <w:rFonts w:ascii="Century Gothic" w:hAnsi="Century Gothic"/>
            <w:lang w:val="fr-CA"/>
          </w:rPr>
          <w:t>7.1</w:t>
        </w:r>
        <w:r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Pr="00793852">
          <w:rPr>
            <w:rStyle w:val="Hipervnculo"/>
            <w:rFonts w:ascii="Century Gothic" w:hAnsi="Century Gothic"/>
            <w:lang w:val="fr-CA"/>
          </w:rPr>
          <w:t>stop_sag.sh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_Toc45626504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BB9E253" w14:textId="6B54F1E5" w:rsidR="00424E9C" w:rsidRPr="008E419D" w:rsidRDefault="00424E9C" w:rsidP="00424E9C">
      <w:pPr>
        <w:rPr>
          <w:rFonts w:ascii="Century Gothic" w:hAnsi="Century Gothic"/>
        </w:rPr>
      </w:pPr>
      <w:r w:rsidRPr="008E419D">
        <w:rPr>
          <w:rFonts w:ascii="Century Gothic" w:hAnsi="Century Gothic"/>
        </w:rPr>
        <w:fldChar w:fldCharType="end"/>
      </w:r>
    </w:p>
    <w:p w14:paraId="23DE523C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52E56223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07547A01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5043CB0F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07459315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6537F28F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6DFB9E20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70DF9E56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3B7B4B86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76F56CCA" w14:textId="77777777" w:rsidR="000328ED" w:rsidRDefault="000328ED">
      <w:pPr>
        <w:rPr>
          <w:rFonts w:ascii="Century Gothic" w:eastAsia="Arial Unicode MS" w:hAnsi="Century Gothic" w:cs="Arial"/>
          <w:b/>
          <w:bCs/>
          <w:color w:val="262626" w:themeColor="text1" w:themeTint="D9"/>
          <w:sz w:val="36"/>
          <w:szCs w:val="36"/>
          <w:lang w:eastAsia="es-ES"/>
        </w:rPr>
      </w:pPr>
      <w:r>
        <w:rPr>
          <w:rFonts w:ascii="Century Gothic" w:hAnsi="Century Gothic"/>
        </w:rPr>
        <w:br w:type="page"/>
      </w:r>
    </w:p>
    <w:p w14:paraId="44524CF6" w14:textId="3B3112F7" w:rsidR="002032E2" w:rsidRPr="003A1386" w:rsidRDefault="000328ED" w:rsidP="003A1386">
      <w:pPr>
        <w:pStyle w:val="Ttulo"/>
        <w:rPr>
          <w:rFonts w:ascii="Century Gothic" w:hAnsi="Century Gothic"/>
          <w:lang w:val="es-MX"/>
        </w:rPr>
      </w:pPr>
      <w:r>
        <w:rPr>
          <w:rFonts w:ascii="Century Gothic" w:hAnsi="Century Gothic"/>
          <w:lang w:val="es-MX"/>
        </w:rPr>
        <w:lastRenderedPageBreak/>
        <w:t>Memoria Técnica</w:t>
      </w:r>
    </w:p>
    <w:p w14:paraId="4D704844" w14:textId="77777777" w:rsidR="000F79E4" w:rsidRDefault="000F79E4" w:rsidP="000F79E4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3" w:name="_Toc45626496"/>
      <w:r>
        <w:rPr>
          <w:rFonts w:ascii="Century Gothic" w:hAnsi="Century Gothic"/>
          <w:lang w:val="es-MX"/>
        </w:rPr>
        <w:t>Objetivo del Shell</w:t>
      </w:r>
      <w:bookmarkEnd w:id="3"/>
    </w:p>
    <w:p w14:paraId="67913191" w14:textId="080B343A" w:rsidR="000F79E4" w:rsidRPr="00C22217" w:rsidRDefault="000F79E4" w:rsidP="000F79E4">
      <w:pPr>
        <w:jc w:val="both"/>
        <w:rPr>
          <w:rFonts w:ascii="Century Gothic" w:eastAsia="Tahoma" w:hAnsi="Century Gothic"/>
          <w:szCs w:val="20"/>
          <w:lang w:val="es-ES"/>
        </w:rPr>
      </w:pPr>
      <w:r w:rsidRPr="00C2221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El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proposito</w:t>
      </w:r>
      <w:proofErr w:type="spellEnd"/>
      <w:r w:rsidRPr="00C2221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del Shell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es la sistematización del levantado </w:t>
      </w:r>
      <w:del w:id="4" w:author="Mariana Gonzalez Buendia" w:date="2020-06-18T11:02:00Z">
        <w:r w:rsidDel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delText xml:space="preserve">y bajado </w:delText>
        </w:r>
      </w:del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de la aplicación: </w:t>
      </w:r>
      <w:del w:id="5" w:author="Mariana Gonzalez Buendia" w:date="2020-06-18T11:02:00Z">
        <w:r w:rsidDel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delText>DRT_Dali</w:delText>
        </w:r>
      </w:del>
      <w:ins w:id="6" w:author="Mariana Gonzalez Buendia" w:date="2020-06-18T11:02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>JBOSS</w:t>
        </w:r>
      </w:ins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, de la empresa </w:t>
      </w:r>
      <w:del w:id="7" w:author="Mariana Gonzalez Buendia" w:date="2020-06-18T11:02:00Z">
        <w:r w:rsidDel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delText>CCV</w:delText>
        </w:r>
      </w:del>
      <w:ins w:id="8" w:author="Mariana Gonzalez Buendia" w:date="2020-06-18T11:02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>INEVAL</w:t>
        </w:r>
      </w:ins>
      <w:r>
        <w:rPr>
          <w:rFonts w:ascii="Century Gothic" w:eastAsia="Tahoma" w:hAnsi="Century Gothic" w:cs="Times New Roman"/>
          <w:sz w:val="20"/>
          <w:szCs w:val="20"/>
          <w:lang w:eastAsia="es-ES"/>
        </w:rPr>
        <w:t>.</w:t>
      </w:r>
    </w:p>
    <w:p w14:paraId="5340DD67" w14:textId="30E92210" w:rsidR="00AA3319" w:rsidRDefault="00AA3319" w:rsidP="00AA3319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9" w:name="_Toc45626497"/>
      <w:r>
        <w:rPr>
          <w:rFonts w:ascii="Century Gothic" w:hAnsi="Century Gothic"/>
          <w:lang w:val="es-MX"/>
        </w:rPr>
        <w:t>Descripción general</w:t>
      </w:r>
      <w:bookmarkEnd w:id="9"/>
      <w:r>
        <w:rPr>
          <w:rFonts w:ascii="Century Gothic" w:hAnsi="Century Gothic"/>
          <w:lang w:val="es-MX"/>
        </w:rPr>
        <w:t xml:space="preserve"> </w:t>
      </w:r>
    </w:p>
    <w:p w14:paraId="00692818" w14:textId="542E84B2" w:rsidR="00451555" w:rsidRPr="00012457" w:rsidRDefault="00451555" w:rsidP="00AA3319">
      <w:pPr>
        <w:rPr>
          <w:rFonts w:ascii="Century Gothic" w:eastAsia="Tahoma" w:hAnsi="Century Gothic" w:cs="Times New Roman"/>
          <w:sz w:val="20"/>
          <w:szCs w:val="20"/>
          <w:lang w:eastAsia="es-ES"/>
        </w:rPr>
      </w:pPr>
      <w:ins w:id="10" w:author="Mariana Gonzalez Buendia" w:date="2020-06-17T16:23:00Z">
        <w:r w:rsidRPr="00012457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Se tiene </w:t>
        </w:r>
      </w:ins>
      <w:proofErr w:type="gramStart"/>
      <w:r w:rsidR="00BA58BD">
        <w:rPr>
          <w:rFonts w:ascii="Century Gothic" w:eastAsia="Tahoma" w:hAnsi="Century Gothic" w:cs="Times New Roman"/>
          <w:sz w:val="20"/>
          <w:szCs w:val="20"/>
          <w:lang w:eastAsia="es-ES"/>
        </w:rPr>
        <w:t>dos</w:t>
      </w:r>
      <w:ins w:id="11" w:author="Mariana Gonzalez Buendia" w:date="2020-06-18T11:01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</w:t>
        </w:r>
      </w:ins>
      <w:ins w:id="12" w:author="Mariana Gonzalez Buendia" w:date="2020-06-17T16:23:00Z">
        <w:r w:rsidRPr="00012457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Shell</w:t>
        </w:r>
        <w:proofErr w:type="gramEnd"/>
        <w:r w:rsidRPr="00012457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maestro</w:t>
        </w:r>
      </w:ins>
      <w:r w:rsidR="00BA58BD">
        <w:rPr>
          <w:rFonts w:ascii="Century Gothic" w:eastAsia="Tahoma" w:hAnsi="Century Gothic" w:cs="Times New Roman"/>
          <w:sz w:val="20"/>
          <w:szCs w:val="20"/>
          <w:lang w:eastAsia="es-ES"/>
        </w:rPr>
        <w:t>s</w:t>
      </w:r>
      <w:ins w:id="13" w:author="Mariana Gonzalez Buendia" w:date="2020-06-17T16:23:00Z">
        <w:r w:rsidRPr="00012457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que se encuentra en el host primario</w:t>
        </w:r>
      </w:ins>
      <w:r w:rsidR="00012457">
        <w:rPr>
          <w:rFonts w:ascii="Century Gothic" w:eastAsia="Tahoma" w:hAnsi="Century Gothic" w:cs="Times New Roman"/>
          <w:sz w:val="20"/>
          <w:szCs w:val="20"/>
          <w:lang w:eastAsia="es-ES"/>
        </w:rPr>
        <w:t>(A)</w:t>
      </w:r>
      <w:ins w:id="14" w:author="Mariana Gonzalez Buendia" w:date="2020-06-17T16:23:00Z">
        <w:r w:rsidRPr="00012457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est</w:t>
        </w:r>
      </w:ins>
      <w:ins w:id="15" w:author="Mariana Gonzalez Buendia" w:date="2020-06-17T16:24:00Z">
        <w:r>
          <w:rPr>
            <w:rFonts w:ascii="Century Gothic" w:eastAsia="Tahoma" w:hAnsi="Century Gothic" w:cs="Times New Roman"/>
            <w:sz w:val="20"/>
            <w:szCs w:val="20"/>
            <w:lang w:eastAsia="es-ES"/>
          </w:rPr>
          <w:t>os</w:t>
        </w:r>
      </w:ins>
      <w:ins w:id="16" w:author="Mariana Gonzalez Buendia" w:date="2020-06-17T16:23:00Z">
        <w:r w:rsidRPr="00012457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ejecuta</w:t>
        </w:r>
      </w:ins>
      <w:ins w:id="17" w:author="Mariana Gonzalez Buendia" w:date="2020-06-17T16:24:00Z">
        <w:r>
          <w:rPr>
            <w:rFonts w:ascii="Century Gothic" w:eastAsia="Tahoma" w:hAnsi="Century Gothic" w:cs="Times New Roman"/>
            <w:sz w:val="20"/>
            <w:szCs w:val="20"/>
            <w:lang w:eastAsia="es-ES"/>
          </w:rPr>
          <w:t>n el levantar</w:t>
        </w:r>
      </w:ins>
      <w:r w:rsidR="00BA58B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detener </w:t>
      </w:r>
      <w:ins w:id="18" w:author="Mariana Gonzalez Buendia" w:date="2020-06-17T16:24:00Z">
        <w:r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</w:t>
        </w:r>
      </w:ins>
      <w:ins w:id="19" w:author="Mariana Gonzalez Buendia" w:date="2020-06-18T11:02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los </w:t>
        </w:r>
      </w:ins>
      <w:ins w:id="20" w:author="Mariana Gonzalez Buendia" w:date="2020-06-18T11:03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>servicios</w:t>
        </w:r>
      </w:ins>
      <w:r w:rsidR="0001245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proofErr w:type="spellStart"/>
      <w:r w:rsidR="00012457">
        <w:rPr>
          <w:rFonts w:ascii="Century Gothic" w:eastAsia="Tahoma" w:hAnsi="Century Gothic" w:cs="Times New Roman"/>
          <w:sz w:val="20"/>
          <w:szCs w:val="20"/>
          <w:lang w:eastAsia="es-ES"/>
        </w:rPr>
        <w:t>del</w:t>
      </w:r>
      <w:proofErr w:type="spellEnd"/>
      <w:r w:rsidR="0001245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los host secundarios(B,C,D)</w:t>
      </w:r>
      <w:ins w:id="21" w:author="Mariana Gonzalez Buendia" w:date="2020-06-18T11:03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de JBOSS EAP</w:t>
        </w:r>
      </w:ins>
      <w:ins w:id="22" w:author="Mariana Gonzalez Buendia" w:date="2020-06-17T16:25:00Z">
        <w:r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de </w:t>
        </w:r>
      </w:ins>
      <w:ins w:id="23" w:author="Mariana Gonzalez Buendia" w:date="2020-06-18T11:03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>INDEVAL</w:t>
        </w:r>
      </w:ins>
    </w:p>
    <w:p w14:paraId="34AD7822" w14:textId="74A85174" w:rsidR="0003103F" w:rsidRPr="00AA0B6B" w:rsidRDefault="05915FF3" w:rsidP="7306ADFA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24" w:name="_Toc45626498"/>
      <w:r w:rsidRPr="561ACBBE">
        <w:rPr>
          <w:rFonts w:ascii="Century Gothic" w:hAnsi="Century Gothic"/>
          <w:lang w:val="es-MX"/>
        </w:rPr>
        <w:t>Estructura de Directorios</w:t>
      </w:r>
      <w:bookmarkEnd w:id="24"/>
    </w:p>
    <w:p w14:paraId="0208E867" w14:textId="77777777" w:rsidR="001E26D3" w:rsidRDefault="46F864BE" w:rsidP="561ACBBE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 w:rsidRPr="561ACBBE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La estructura de los </w:t>
      </w:r>
      <w:proofErr w:type="gramStart"/>
      <w:r w:rsidRPr="561ACBBE">
        <w:rPr>
          <w:rFonts w:ascii="Century Gothic" w:eastAsia="Tahoma" w:hAnsi="Century Gothic" w:cs="Times New Roman"/>
          <w:sz w:val="20"/>
          <w:szCs w:val="20"/>
          <w:lang w:eastAsia="es-ES"/>
        </w:rPr>
        <w:t>directorios,</w:t>
      </w:r>
      <w:proofErr w:type="gramEnd"/>
      <w:r w:rsidRPr="561ACBBE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0328ED">
        <w:rPr>
          <w:rFonts w:ascii="Century Gothic" w:eastAsia="Tahoma" w:hAnsi="Century Gothic" w:cs="Times New Roman"/>
          <w:sz w:val="20"/>
          <w:szCs w:val="20"/>
          <w:lang w:eastAsia="es-ES"/>
        </w:rPr>
        <w:t>se manejará de la siguiente forma:</w:t>
      </w:r>
    </w:p>
    <w:p w14:paraId="661CD9D1" w14:textId="66C5EA75" w:rsidR="46F864BE" w:rsidRDefault="000328ED" w:rsidP="561ACBBE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El código se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encuentra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rá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separado por 3 carpetas: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quality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,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drp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prod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, dentro de estas, se encuentran las carpetas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correspondientes a los</w:t>
      </w:r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host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s</w:t>
      </w:r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(</w:t>
      </w:r>
      <w:proofErr w:type="spellStart"/>
      <w:proofErr w:type="gram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a,b</w:t>
      </w:r>
      <w:proofErr w:type="spellEnd"/>
      <w:proofErr w:type="gram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c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)</w:t>
      </w:r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dentro de estas las carpetas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fuse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usr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webuser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que indican que usuario tendrá que archivos.</w:t>
      </w:r>
    </w:p>
    <w:p w14:paraId="15FE1CA6" w14:textId="70DBBE7C" w:rsidR="00E940AE" w:rsidRDefault="00E940AE" w:rsidP="561ACBBE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 w:rsidRPr="00E940AE">
        <w:rPr>
          <w:rFonts w:ascii="Century Gothic" w:eastAsia="Tahoma" w:hAnsi="Century Gothic" w:cs="Times New Roman"/>
          <w:b/>
          <w:bCs/>
          <w:sz w:val="20"/>
          <w:szCs w:val="20"/>
          <w:lang w:eastAsia="es-ES"/>
        </w:rPr>
        <w:t>/</w:t>
      </w:r>
      <w:proofErr w:type="spellStart"/>
      <w:r w:rsidRPr="00E940AE">
        <w:rPr>
          <w:rFonts w:ascii="Century Gothic" w:eastAsia="Tahoma" w:hAnsi="Century Gothic" w:cs="Times New Roman"/>
          <w:b/>
          <w:bCs/>
          <w:sz w:val="20"/>
          <w:szCs w:val="20"/>
          <w:lang w:eastAsia="es-ES"/>
        </w:rPr>
        <w:t>raiz</w:t>
      </w:r>
      <w:proofErr w:type="spell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shell</w:t>
      </w:r>
      <w:proofErr w:type="spell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principal</w:t>
      </w:r>
    </w:p>
    <w:p w14:paraId="581503C4" w14:textId="1AD389BF" w:rsidR="00AB3059" w:rsidRPr="00C05724" w:rsidRDefault="6A20A076" w:rsidP="561ACBBE">
      <w:pPr>
        <w:pStyle w:val="Prrafodelista"/>
        <w:numPr>
          <w:ilvl w:val="0"/>
          <w:numId w:val="1"/>
        </w:numPr>
        <w:rPr>
          <w:rFonts w:ascii="Century Gothic" w:eastAsia="Tahoma" w:hAnsi="Century Gothic"/>
          <w:color w:val="auto"/>
          <w:szCs w:val="20"/>
          <w:lang w:val="es-MX"/>
        </w:rPr>
      </w:pPr>
      <w:r w:rsidRPr="00C05724">
        <w:rPr>
          <w:rFonts w:ascii="Century Gothic" w:eastAsia="Tahoma" w:hAnsi="Century Gothic"/>
          <w:b/>
          <w:bCs/>
          <w:color w:val="auto"/>
          <w:szCs w:val="20"/>
          <w:lang w:val="es-MX"/>
        </w:rPr>
        <w:t>/</w:t>
      </w:r>
      <w:proofErr w:type="spellStart"/>
      <w:r w:rsidR="00CB1A14">
        <w:rPr>
          <w:rFonts w:ascii="Century Gothic" w:eastAsia="Tahoma" w:hAnsi="Century Gothic"/>
          <w:b/>
          <w:bCs/>
          <w:color w:val="auto"/>
          <w:szCs w:val="20"/>
          <w:lang w:val="es-MX"/>
        </w:rPr>
        <w:t>common</w:t>
      </w:r>
      <w:proofErr w:type="spellEnd"/>
      <w:r w:rsidRPr="00C05724">
        <w:rPr>
          <w:rFonts w:ascii="Century Gothic" w:eastAsia="Tahoma" w:hAnsi="Century Gothic"/>
          <w:color w:val="auto"/>
          <w:szCs w:val="20"/>
          <w:lang w:val="es-MX"/>
        </w:rPr>
        <w:t xml:space="preserve"> </w:t>
      </w:r>
      <w:r w:rsidR="000328ED">
        <w:rPr>
          <w:rFonts w:ascii="Century Gothic" w:eastAsia="Tahoma" w:hAnsi="Century Gothic"/>
          <w:color w:val="auto"/>
          <w:szCs w:val="20"/>
          <w:lang w:val="es-MX"/>
        </w:rPr>
        <w:t xml:space="preserve">colocación de archivo con </w:t>
      </w:r>
      <w:r w:rsidR="00CB1A14">
        <w:rPr>
          <w:rFonts w:ascii="Century Gothic" w:eastAsia="Tahoma" w:hAnsi="Century Gothic"/>
          <w:color w:val="auto"/>
          <w:szCs w:val="20"/>
          <w:lang w:val="es-MX"/>
        </w:rPr>
        <w:t>variables de entorno</w:t>
      </w:r>
    </w:p>
    <w:p w14:paraId="75521CED" w14:textId="5621C662" w:rsidR="00546506" w:rsidRPr="00C05724" w:rsidRDefault="435DD378" w:rsidP="00C05724">
      <w:pPr>
        <w:pStyle w:val="Prrafodelista"/>
        <w:numPr>
          <w:ilvl w:val="0"/>
          <w:numId w:val="1"/>
        </w:numPr>
        <w:rPr>
          <w:rFonts w:ascii="Century Gothic" w:eastAsia="Tahoma" w:hAnsi="Century Gothic"/>
          <w:color w:val="auto"/>
          <w:szCs w:val="20"/>
        </w:rPr>
      </w:pPr>
      <w:r w:rsidRPr="00C05724">
        <w:rPr>
          <w:rFonts w:ascii="Century Gothic" w:eastAsia="Tahoma" w:hAnsi="Century Gothic"/>
          <w:b/>
          <w:bCs/>
          <w:color w:val="auto"/>
          <w:szCs w:val="20"/>
        </w:rPr>
        <w:t>/</w:t>
      </w:r>
      <w:proofErr w:type="spellStart"/>
      <w:r w:rsidR="000328ED">
        <w:rPr>
          <w:rFonts w:ascii="Century Gothic" w:eastAsia="Tahoma" w:hAnsi="Century Gothic"/>
          <w:b/>
          <w:bCs/>
          <w:color w:val="auto"/>
          <w:szCs w:val="20"/>
          <w:lang w:val="es-MX"/>
        </w:rPr>
        <w:t>database</w:t>
      </w:r>
      <w:proofErr w:type="spellEnd"/>
      <w:r w:rsidRPr="00C05724">
        <w:rPr>
          <w:rFonts w:ascii="Century Gothic" w:eastAsia="Tahoma" w:hAnsi="Century Gothic"/>
          <w:color w:val="auto"/>
          <w:szCs w:val="20"/>
          <w:lang w:val="es-MX"/>
        </w:rPr>
        <w:t xml:space="preserve"> </w:t>
      </w:r>
      <w:proofErr w:type="spellStart"/>
      <w:r w:rsidR="00587A3F">
        <w:rPr>
          <w:rFonts w:ascii="Century Gothic" w:eastAsia="Tahoma" w:hAnsi="Century Gothic"/>
          <w:color w:val="auto"/>
          <w:szCs w:val="20"/>
          <w:lang w:val="es-MX"/>
        </w:rPr>
        <w:t>shells</w:t>
      </w:r>
      <w:proofErr w:type="spellEnd"/>
      <w:r w:rsidR="00587A3F">
        <w:rPr>
          <w:rFonts w:ascii="Century Gothic" w:eastAsia="Tahoma" w:hAnsi="Century Gothic"/>
          <w:color w:val="auto"/>
          <w:szCs w:val="20"/>
          <w:lang w:val="es-MX"/>
        </w:rPr>
        <w:t xml:space="preserve"> de </w:t>
      </w:r>
      <w:r w:rsidR="00E940AE">
        <w:rPr>
          <w:rFonts w:ascii="Century Gothic" w:eastAsia="Tahoma" w:hAnsi="Century Gothic"/>
          <w:color w:val="auto"/>
          <w:szCs w:val="20"/>
          <w:lang w:val="es-MX"/>
        </w:rPr>
        <w:t>para la ejecución de</w:t>
      </w:r>
      <w:r w:rsidR="007E53C8">
        <w:rPr>
          <w:rFonts w:ascii="Century Gothic" w:eastAsia="Tahoma" w:hAnsi="Century Gothic"/>
          <w:color w:val="auto"/>
          <w:szCs w:val="20"/>
          <w:lang w:val="es-MX"/>
        </w:rPr>
        <w:t xml:space="preserve"> </w:t>
      </w:r>
      <w:r w:rsidR="003A1386">
        <w:rPr>
          <w:rFonts w:ascii="Century Gothic" w:eastAsia="Tahoma" w:hAnsi="Century Gothic"/>
          <w:color w:val="auto"/>
          <w:szCs w:val="20"/>
          <w:lang w:val="es-MX"/>
        </w:rPr>
        <w:t>modificaciones a la BD</w:t>
      </w:r>
    </w:p>
    <w:p w14:paraId="136AB3AD" w14:textId="79BA40EB" w:rsidR="00C05724" w:rsidRPr="00C05724" w:rsidRDefault="6AB7893E" w:rsidP="00C05724">
      <w:pPr>
        <w:pStyle w:val="Prrafodelista"/>
        <w:numPr>
          <w:ilvl w:val="0"/>
          <w:numId w:val="1"/>
        </w:numPr>
        <w:rPr>
          <w:rFonts w:asciiTheme="minorHAnsi" w:eastAsiaTheme="minorEastAsia" w:hAnsiTheme="minorHAnsi" w:cstheme="minorBidi"/>
          <w:szCs w:val="20"/>
        </w:rPr>
      </w:pPr>
      <w:r w:rsidRPr="00E940AE">
        <w:rPr>
          <w:rFonts w:ascii="Century Gothic" w:eastAsia="Tahoma" w:hAnsi="Century Gothic"/>
          <w:b/>
          <w:bCs/>
          <w:color w:val="auto"/>
          <w:szCs w:val="20"/>
        </w:rPr>
        <w:t>/</w:t>
      </w:r>
      <w:r w:rsidR="000328ED" w:rsidRPr="00E940AE">
        <w:rPr>
          <w:rFonts w:ascii="Century Gothic" w:eastAsia="Tahoma" w:hAnsi="Century Gothic"/>
          <w:b/>
          <w:bCs/>
          <w:color w:val="auto"/>
          <w:szCs w:val="20"/>
        </w:rPr>
        <w:t>fuse</w:t>
      </w:r>
      <w:r w:rsidRPr="561ACBBE">
        <w:rPr>
          <w:rFonts w:ascii="Century Gothic" w:eastAsia="Tahoma" w:hAnsi="Century Gothic"/>
          <w:szCs w:val="20"/>
        </w:rPr>
        <w:t xml:space="preserve"> </w:t>
      </w:r>
      <w:r w:rsidR="003A1386">
        <w:rPr>
          <w:rFonts w:ascii="Century Gothic" w:eastAsia="Tahoma" w:hAnsi="Century Gothic"/>
          <w:szCs w:val="20"/>
        </w:rPr>
        <w:t>AMQ</w:t>
      </w:r>
      <w:r w:rsidR="00E940AE">
        <w:rPr>
          <w:rFonts w:ascii="Century Gothic" w:eastAsia="Tahoma" w:hAnsi="Century Gothic"/>
          <w:szCs w:val="20"/>
        </w:rPr>
        <w:t xml:space="preserve"> y contenedores</w:t>
      </w:r>
    </w:p>
    <w:p w14:paraId="296FEF7D" w14:textId="45F79FDC" w:rsidR="00076A7F" w:rsidRPr="00587A3F" w:rsidRDefault="04B2AB9B" w:rsidP="57B7D7DB">
      <w:pPr>
        <w:pStyle w:val="Prrafodelista"/>
        <w:numPr>
          <w:ilvl w:val="0"/>
          <w:numId w:val="1"/>
        </w:numPr>
        <w:rPr>
          <w:rFonts w:asciiTheme="minorHAnsi" w:eastAsiaTheme="minorEastAsia" w:hAnsiTheme="minorHAnsi" w:cstheme="minorBidi"/>
          <w:szCs w:val="20"/>
        </w:rPr>
      </w:pPr>
      <w:r w:rsidRPr="00C05724">
        <w:rPr>
          <w:rFonts w:ascii="Century Gothic" w:eastAsia="Tahoma" w:hAnsi="Century Gothic"/>
          <w:b/>
          <w:bCs/>
          <w:lang w:val="es-MX"/>
        </w:rPr>
        <w:t>/</w:t>
      </w:r>
      <w:r w:rsidR="000328ED">
        <w:rPr>
          <w:rFonts w:ascii="Century Gothic" w:eastAsia="Tahoma" w:hAnsi="Century Gothic"/>
          <w:b/>
          <w:bCs/>
          <w:lang w:val="es-MX"/>
        </w:rPr>
        <w:t>j</w:t>
      </w:r>
      <w:proofErr w:type="spellStart"/>
      <w:r w:rsidR="000328ED" w:rsidRPr="00E940AE">
        <w:rPr>
          <w:rFonts w:ascii="Century Gothic" w:eastAsia="Tahoma" w:hAnsi="Century Gothic"/>
          <w:b/>
          <w:bCs/>
          <w:color w:val="auto"/>
          <w:szCs w:val="20"/>
        </w:rPr>
        <w:t>boss</w:t>
      </w:r>
      <w:proofErr w:type="spellEnd"/>
      <w:r w:rsidRPr="00C05724">
        <w:rPr>
          <w:rFonts w:ascii="Century Gothic" w:eastAsia="Tahoma" w:hAnsi="Century Gothic"/>
          <w:lang w:val="es-MX"/>
        </w:rPr>
        <w:t xml:space="preserve"> </w:t>
      </w:r>
      <w:proofErr w:type="spellStart"/>
      <w:r w:rsidR="00E940AE">
        <w:rPr>
          <w:rFonts w:ascii="Century Gothic" w:eastAsia="Tahoma" w:hAnsi="Century Gothic"/>
          <w:lang w:val="es-MX"/>
        </w:rPr>
        <w:t>shells</w:t>
      </w:r>
      <w:proofErr w:type="spellEnd"/>
      <w:r w:rsidR="00E940AE">
        <w:rPr>
          <w:rFonts w:ascii="Century Gothic" w:eastAsia="Tahoma" w:hAnsi="Century Gothic"/>
          <w:lang w:val="es-MX"/>
        </w:rPr>
        <w:t xml:space="preserve"> de aplicaciones</w:t>
      </w:r>
    </w:p>
    <w:p w14:paraId="72EC642A" w14:textId="46660500" w:rsidR="00587A3F" w:rsidRPr="00355CBA" w:rsidRDefault="00587A3F" w:rsidP="57B7D7DB">
      <w:pPr>
        <w:pStyle w:val="Prrafodelista"/>
        <w:numPr>
          <w:ilvl w:val="0"/>
          <w:numId w:val="1"/>
        </w:numPr>
        <w:rPr>
          <w:rFonts w:asciiTheme="minorHAnsi" w:eastAsiaTheme="minorEastAsia" w:hAnsiTheme="minorHAnsi" w:cstheme="minorBidi"/>
          <w:b/>
          <w:bCs/>
          <w:szCs w:val="20"/>
        </w:rPr>
      </w:pPr>
      <w:r w:rsidRPr="00587A3F">
        <w:rPr>
          <w:rFonts w:ascii="Century Gothic" w:eastAsia="Tahoma" w:hAnsi="Century Gothic"/>
          <w:b/>
          <w:bCs/>
          <w:lang w:val="es-MX"/>
        </w:rPr>
        <w:t>/</w:t>
      </w:r>
      <w:proofErr w:type="spellStart"/>
      <w:r w:rsidRPr="00E940AE">
        <w:rPr>
          <w:rFonts w:ascii="Century Gothic" w:eastAsia="Tahoma" w:hAnsi="Century Gothic"/>
          <w:b/>
          <w:bCs/>
          <w:color w:val="auto"/>
          <w:szCs w:val="20"/>
        </w:rPr>
        <w:t>fix</w:t>
      </w:r>
      <w:proofErr w:type="spellEnd"/>
      <w:r w:rsidR="00E940AE" w:rsidRPr="00E940AE">
        <w:rPr>
          <w:rFonts w:ascii="Century Gothic" w:eastAsia="Tahoma" w:hAnsi="Century Gothic"/>
          <w:b/>
          <w:bCs/>
          <w:color w:val="auto"/>
          <w:szCs w:val="20"/>
        </w:rPr>
        <w:t xml:space="preserve"> </w:t>
      </w:r>
      <w:r w:rsidR="00E940AE" w:rsidRPr="00E940AE">
        <w:rPr>
          <w:rFonts w:ascii="Century Gothic" w:eastAsia="Tahoma" w:hAnsi="Century Gothic"/>
          <w:lang w:val="es-MX"/>
        </w:rPr>
        <w:t>mensajería</w:t>
      </w:r>
    </w:p>
    <w:p w14:paraId="52DA999B" w14:textId="421424A7" w:rsidR="00355CBA" w:rsidRPr="00587A3F" w:rsidRDefault="00355CBA" w:rsidP="57B7D7DB">
      <w:pPr>
        <w:pStyle w:val="Prrafodelista"/>
        <w:numPr>
          <w:ilvl w:val="0"/>
          <w:numId w:val="1"/>
        </w:numPr>
        <w:rPr>
          <w:rFonts w:asciiTheme="minorHAnsi" w:eastAsiaTheme="minorEastAsia" w:hAnsiTheme="minorHAnsi" w:cstheme="minorBidi"/>
          <w:b/>
          <w:bCs/>
          <w:szCs w:val="20"/>
        </w:rPr>
      </w:pPr>
      <w:r>
        <w:rPr>
          <w:rFonts w:ascii="Century Gothic" w:eastAsia="Tahoma" w:hAnsi="Century Gothic"/>
          <w:b/>
          <w:bCs/>
          <w:lang w:val="es-MX"/>
        </w:rPr>
        <w:t xml:space="preserve">/log </w:t>
      </w:r>
      <w:proofErr w:type="spellStart"/>
      <w:r>
        <w:rPr>
          <w:rFonts w:ascii="Century Gothic" w:eastAsia="Tahoma" w:hAnsi="Century Gothic"/>
          <w:lang w:val="es-MX"/>
        </w:rPr>
        <w:t>Bitacora</w:t>
      </w:r>
      <w:proofErr w:type="spellEnd"/>
      <w:r>
        <w:rPr>
          <w:rFonts w:ascii="Century Gothic" w:eastAsia="Tahoma" w:hAnsi="Century Gothic"/>
          <w:lang w:val="es-MX"/>
        </w:rPr>
        <w:t xml:space="preserve"> de ejecución de proceso</w:t>
      </w:r>
      <w:r w:rsidR="003F5933">
        <w:rPr>
          <w:rFonts w:ascii="Century Gothic" w:eastAsia="Tahoma" w:hAnsi="Century Gothic"/>
          <w:lang w:val="es-MX"/>
        </w:rPr>
        <w:t>s</w:t>
      </w:r>
    </w:p>
    <w:p w14:paraId="44BD107E" w14:textId="03D6D84E" w:rsidR="00AA0B6B" w:rsidRDefault="00AA0B6B" w:rsidP="00203B1D">
      <w:pPr>
        <w:jc w:val="both"/>
        <w:rPr>
          <w:rFonts w:ascii="Century Gothic" w:hAnsi="Century Gothic"/>
          <w:b/>
          <w:sz w:val="20"/>
          <w:szCs w:val="20"/>
        </w:rPr>
      </w:pPr>
    </w:p>
    <w:p w14:paraId="3934DD10" w14:textId="44F8E863" w:rsidR="00CB1A14" w:rsidRPr="00CB1A14" w:rsidRDefault="00CB1A14" w:rsidP="00CB1A14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25" w:name="_Toc45626499"/>
      <w:r>
        <w:rPr>
          <w:rFonts w:ascii="Century Gothic" w:hAnsi="Century Gothic"/>
          <w:lang w:val="es-MX"/>
        </w:rPr>
        <w:t>Código</w:t>
      </w:r>
      <w:bookmarkEnd w:id="25"/>
    </w:p>
    <w:tbl>
      <w:tblPr>
        <w:tblStyle w:val="Tablaconcuadrcula"/>
        <w:tblW w:w="9052" w:type="dxa"/>
        <w:tblLook w:val="04A0" w:firstRow="1" w:lastRow="0" w:firstColumn="1" w:lastColumn="0" w:noHBand="0" w:noVBand="1"/>
      </w:tblPr>
      <w:tblGrid>
        <w:gridCol w:w="2164"/>
        <w:gridCol w:w="1747"/>
        <w:gridCol w:w="1800"/>
        <w:gridCol w:w="3341"/>
      </w:tblGrid>
      <w:tr w:rsidR="00C835BA" w:rsidRPr="00FD43BE" w14:paraId="762DB012" w14:textId="77777777" w:rsidTr="00C835BA">
        <w:trPr>
          <w:trHeight w:val="378"/>
        </w:trPr>
        <w:tc>
          <w:tcPr>
            <w:tcW w:w="2164" w:type="dxa"/>
          </w:tcPr>
          <w:p w14:paraId="3C119205" w14:textId="5A0B1D04" w:rsidR="00C835BA" w:rsidRPr="00FD43BE" w:rsidRDefault="00AA3319" w:rsidP="001A5CE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Aplicación</w:t>
            </w:r>
          </w:p>
        </w:tc>
        <w:tc>
          <w:tcPr>
            <w:tcW w:w="1747" w:type="dxa"/>
          </w:tcPr>
          <w:p w14:paraId="472F8835" w14:textId="77777777" w:rsidR="00C835BA" w:rsidRPr="00FD43BE" w:rsidRDefault="00C835BA" w:rsidP="001A5CEF">
            <w:pPr>
              <w:rPr>
                <w:rFonts w:ascii="Arial" w:hAnsi="Arial" w:cs="Arial"/>
                <w:sz w:val="16"/>
                <w:szCs w:val="16"/>
              </w:rPr>
            </w:pPr>
            <w:r w:rsidRPr="00FD43BE">
              <w:rPr>
                <w:rFonts w:ascii="Arial" w:hAnsi="Arial" w:cs="Arial"/>
                <w:sz w:val="16"/>
                <w:szCs w:val="16"/>
              </w:rPr>
              <w:t xml:space="preserve">Descripción </w:t>
            </w:r>
          </w:p>
        </w:tc>
        <w:tc>
          <w:tcPr>
            <w:tcW w:w="1800" w:type="dxa"/>
          </w:tcPr>
          <w:p w14:paraId="0589392B" w14:textId="77777777" w:rsidR="00C835BA" w:rsidRPr="00FD43BE" w:rsidRDefault="00C835BA" w:rsidP="001A5CEF">
            <w:pPr>
              <w:rPr>
                <w:rFonts w:ascii="Arial" w:hAnsi="Arial" w:cs="Arial"/>
                <w:sz w:val="16"/>
                <w:szCs w:val="16"/>
              </w:rPr>
            </w:pPr>
            <w:r w:rsidRPr="00FD43BE">
              <w:rPr>
                <w:rFonts w:ascii="Arial" w:hAnsi="Arial" w:cs="Arial"/>
                <w:sz w:val="16"/>
                <w:szCs w:val="16"/>
              </w:rPr>
              <w:t>Shell que ejecuta</w:t>
            </w:r>
          </w:p>
        </w:tc>
        <w:tc>
          <w:tcPr>
            <w:tcW w:w="3341" w:type="dxa"/>
          </w:tcPr>
          <w:p w14:paraId="7C62D260" w14:textId="77777777" w:rsidR="00C835BA" w:rsidRPr="00FD43BE" w:rsidRDefault="00C835BA" w:rsidP="001A5CEF">
            <w:pPr>
              <w:rPr>
                <w:rFonts w:ascii="Arial" w:hAnsi="Arial" w:cs="Arial"/>
                <w:sz w:val="16"/>
                <w:szCs w:val="16"/>
              </w:rPr>
            </w:pPr>
            <w:r w:rsidRPr="00FD43BE">
              <w:rPr>
                <w:rFonts w:ascii="Arial" w:hAnsi="Arial" w:cs="Arial"/>
                <w:sz w:val="16"/>
                <w:szCs w:val="16"/>
              </w:rPr>
              <w:t>Ruta de log</w:t>
            </w:r>
          </w:p>
        </w:tc>
      </w:tr>
      <w:tr w:rsidR="00C835BA" w:rsidRPr="00FD43BE" w14:paraId="60069408" w14:textId="77777777" w:rsidTr="00C835BA">
        <w:trPr>
          <w:trHeight w:val="576"/>
        </w:trPr>
        <w:tc>
          <w:tcPr>
            <w:tcW w:w="2164" w:type="dxa"/>
          </w:tcPr>
          <w:p w14:paraId="51C8A4D7" w14:textId="453F33DC" w:rsidR="00C835BA" w:rsidRPr="00FD43BE" w:rsidRDefault="00FA7010" w:rsidP="001A5CEF">
            <w:pPr>
              <w:rPr>
                <w:rFonts w:ascii="Arial" w:hAnsi="Arial" w:cs="Arial"/>
                <w:sz w:val="16"/>
                <w:szCs w:val="16"/>
              </w:rPr>
            </w:pPr>
            <w:del w:id="26" w:author="Mariana Gonzalez Buendia" w:date="2020-06-18T11:03:00Z">
              <w:r w:rsidDel="00BA58BD">
                <w:rPr>
                  <w:rFonts w:ascii="Arial" w:hAnsi="Arial" w:cs="Arial"/>
                  <w:sz w:val="16"/>
                  <w:szCs w:val="16"/>
                </w:rPr>
                <w:delText>DRT_DALI</w:delText>
              </w:r>
            </w:del>
            <w:r w:rsidR="007E31B1">
              <w:rPr>
                <w:rFonts w:ascii="Arial" w:hAnsi="Arial" w:cs="Arial"/>
                <w:sz w:val="16"/>
                <w:szCs w:val="16"/>
              </w:rPr>
              <w:t>SAG</w:t>
            </w:r>
          </w:p>
        </w:tc>
        <w:tc>
          <w:tcPr>
            <w:tcW w:w="1747" w:type="dxa"/>
          </w:tcPr>
          <w:p w14:paraId="037608E2" w14:textId="2D5BF142" w:rsidR="00C835BA" w:rsidRPr="00FD43BE" w:rsidRDefault="00FA7010" w:rsidP="001A5CEF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eastAsia="es-MX"/>
              </w:rPr>
              <w:t>Seteo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eastAsia="es-MX"/>
              </w:rPr>
              <w:t xml:space="preserve"> de variables de entorno </w:t>
            </w:r>
          </w:p>
        </w:tc>
        <w:tc>
          <w:tcPr>
            <w:tcW w:w="1800" w:type="dxa"/>
          </w:tcPr>
          <w:p w14:paraId="623F7C59" w14:textId="57CE593E" w:rsidR="00C835BA" w:rsidRPr="00FD43BE" w:rsidRDefault="00FA7010" w:rsidP="001A5CEF">
            <w:pPr>
              <w:rPr>
                <w:rFonts w:ascii="Arial" w:hAnsi="Arial" w:cs="Arial"/>
                <w:sz w:val="16"/>
                <w:szCs w:val="16"/>
              </w:rPr>
            </w:pPr>
            <w:r w:rsidRPr="00FA7010">
              <w:rPr>
                <w:rFonts w:ascii="Arial" w:hAnsi="Arial" w:cs="Arial"/>
                <w:sz w:val="16"/>
                <w:szCs w:val="16"/>
              </w:rPr>
              <w:t>setenv.sh</w:t>
            </w:r>
          </w:p>
        </w:tc>
        <w:tc>
          <w:tcPr>
            <w:tcW w:w="3341" w:type="dxa"/>
          </w:tcPr>
          <w:p w14:paraId="38924FA7" w14:textId="1932512C" w:rsidR="00C835BA" w:rsidRPr="00FD43BE" w:rsidRDefault="00FA7010" w:rsidP="00FA701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N/A</w:t>
            </w:r>
          </w:p>
        </w:tc>
      </w:tr>
      <w:tr w:rsidR="00853455" w:rsidRPr="000D51ED" w14:paraId="61C2DBB5" w14:textId="77777777" w:rsidTr="003A577B">
        <w:trPr>
          <w:trHeight w:val="197"/>
        </w:trPr>
        <w:tc>
          <w:tcPr>
            <w:tcW w:w="2164" w:type="dxa"/>
          </w:tcPr>
          <w:p w14:paraId="085C766C" w14:textId="77777777" w:rsidR="00853455" w:rsidRPr="00FD43BE" w:rsidRDefault="00853455" w:rsidP="003A577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SAG</w:t>
            </w:r>
            <w:del w:id="27" w:author="Mariana Gonzalez Buendia" w:date="2020-06-18T11:04:00Z">
              <w:r w:rsidRPr="00355CBA" w:rsidDel="00BA58BD">
                <w:rPr>
                  <w:rFonts w:ascii="Arial" w:hAnsi="Arial" w:cs="Arial"/>
                  <w:sz w:val="16"/>
                  <w:szCs w:val="16"/>
                </w:rPr>
                <w:delText>DRT_DALI</w:delText>
              </w:r>
            </w:del>
          </w:p>
        </w:tc>
        <w:tc>
          <w:tcPr>
            <w:tcW w:w="1747" w:type="dxa"/>
          </w:tcPr>
          <w:p w14:paraId="5E37BF6F" w14:textId="77777777" w:rsidR="00853455" w:rsidRPr="00FD43BE" w:rsidRDefault="00853455" w:rsidP="003A577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Script principal de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invocion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para levantar SAG</w:t>
            </w:r>
          </w:p>
        </w:tc>
        <w:tc>
          <w:tcPr>
            <w:tcW w:w="1800" w:type="dxa"/>
          </w:tcPr>
          <w:p w14:paraId="1BB7F9FD" w14:textId="77777777" w:rsidR="00853455" w:rsidRPr="00FD43BE" w:rsidRDefault="00853455" w:rsidP="003A577B">
            <w:pPr>
              <w:rPr>
                <w:rFonts w:ascii="Arial" w:hAnsi="Arial" w:cs="Arial"/>
                <w:sz w:val="16"/>
                <w:szCs w:val="16"/>
              </w:rPr>
            </w:pPr>
            <w:r w:rsidRPr="00557C8F">
              <w:rPr>
                <w:rFonts w:ascii="Arial" w:hAnsi="Arial" w:cs="Arial"/>
                <w:sz w:val="16"/>
                <w:szCs w:val="16"/>
              </w:rPr>
              <w:t>start_sag.sh</w:t>
            </w:r>
          </w:p>
        </w:tc>
        <w:tc>
          <w:tcPr>
            <w:tcW w:w="3341" w:type="dxa"/>
          </w:tcPr>
          <w:p w14:paraId="7BFE31A1" w14:textId="77777777" w:rsidR="00853455" w:rsidRPr="00355CBA" w:rsidRDefault="00853455" w:rsidP="003A577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96994">
              <w:rPr>
                <w:rFonts w:ascii="Arial" w:hAnsi="Arial" w:cs="Arial"/>
                <w:sz w:val="16"/>
                <w:szCs w:val="16"/>
                <w:lang w:val="en-US"/>
              </w:rPr>
              <w:t>INDEVAL/</w:t>
            </w:r>
            <w:r w:rsidRPr="00557C8F">
              <w:rPr>
                <w:rFonts w:ascii="Arial" w:hAnsi="Arial" w:cs="Arial"/>
                <w:sz w:val="16"/>
                <w:szCs w:val="16"/>
                <w:lang w:val="en-US"/>
              </w:rPr>
              <w:t>SAG/log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/start_sag</w:t>
            </w:r>
            <w:r w:rsidRPr="00B96994">
              <w:rPr>
                <w:rFonts w:ascii="Arial" w:hAnsi="Arial" w:cs="Arial"/>
                <w:sz w:val="16"/>
                <w:szCs w:val="16"/>
                <w:lang w:val="en-US"/>
              </w:rPr>
              <w:t>.log</w:t>
            </w:r>
          </w:p>
        </w:tc>
      </w:tr>
      <w:tr w:rsidR="00355CBA" w:rsidRPr="000D51ED" w14:paraId="626D1F88" w14:textId="77777777" w:rsidTr="00C835BA">
        <w:trPr>
          <w:trHeight w:val="197"/>
        </w:trPr>
        <w:tc>
          <w:tcPr>
            <w:tcW w:w="2164" w:type="dxa"/>
          </w:tcPr>
          <w:p w14:paraId="7769D2FD" w14:textId="0D967F3F" w:rsidR="00355CBA" w:rsidRPr="00FD43BE" w:rsidRDefault="007E31B1" w:rsidP="00355CB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SAG</w:t>
            </w:r>
            <w:del w:id="28" w:author="Mariana Gonzalez Buendia" w:date="2020-06-18T11:04:00Z">
              <w:r w:rsidR="00355CBA" w:rsidRPr="00355CBA" w:rsidDel="00BA58BD">
                <w:rPr>
                  <w:rFonts w:ascii="Arial" w:hAnsi="Arial" w:cs="Arial"/>
                  <w:sz w:val="16"/>
                  <w:szCs w:val="16"/>
                </w:rPr>
                <w:delText>DRT_DALI</w:delText>
              </w:r>
            </w:del>
          </w:p>
        </w:tc>
        <w:tc>
          <w:tcPr>
            <w:tcW w:w="1747" w:type="dxa"/>
          </w:tcPr>
          <w:p w14:paraId="3AB1ED6A" w14:textId="03F9D77D" w:rsidR="00355CBA" w:rsidRPr="00FD43BE" w:rsidRDefault="00166E39" w:rsidP="00166E3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Script </w:t>
            </w:r>
            <w:r w:rsidR="00853455">
              <w:rPr>
                <w:rFonts w:ascii="Arial" w:hAnsi="Arial" w:cs="Arial"/>
                <w:sz w:val="16"/>
                <w:szCs w:val="16"/>
              </w:rPr>
              <w:t xml:space="preserve">secundario para levantar </w:t>
            </w:r>
            <w:r w:rsidR="00557C8F">
              <w:rPr>
                <w:rFonts w:ascii="Arial" w:hAnsi="Arial" w:cs="Arial"/>
                <w:sz w:val="16"/>
                <w:szCs w:val="16"/>
              </w:rPr>
              <w:t>SAG</w:t>
            </w:r>
          </w:p>
        </w:tc>
        <w:tc>
          <w:tcPr>
            <w:tcW w:w="1800" w:type="dxa"/>
          </w:tcPr>
          <w:p w14:paraId="56EDD0B3" w14:textId="49F64827" w:rsidR="00355CBA" w:rsidRPr="00FD43BE" w:rsidRDefault="00557C8F" w:rsidP="00355CBA">
            <w:pPr>
              <w:rPr>
                <w:rFonts w:ascii="Arial" w:hAnsi="Arial" w:cs="Arial"/>
                <w:sz w:val="16"/>
                <w:szCs w:val="16"/>
              </w:rPr>
            </w:pPr>
            <w:r w:rsidRPr="00557C8F">
              <w:rPr>
                <w:rFonts w:ascii="Arial" w:hAnsi="Arial" w:cs="Arial"/>
                <w:sz w:val="16"/>
                <w:szCs w:val="16"/>
              </w:rPr>
              <w:t>start_sag.sh</w:t>
            </w:r>
          </w:p>
        </w:tc>
        <w:tc>
          <w:tcPr>
            <w:tcW w:w="3341" w:type="dxa"/>
          </w:tcPr>
          <w:p w14:paraId="7C6C5105" w14:textId="0D40C86F" w:rsidR="00355CBA" w:rsidRPr="00355CBA" w:rsidRDefault="00B96994" w:rsidP="00355CB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96994">
              <w:rPr>
                <w:rFonts w:ascii="Arial" w:hAnsi="Arial" w:cs="Arial"/>
                <w:sz w:val="16"/>
                <w:szCs w:val="16"/>
                <w:lang w:val="en-US"/>
              </w:rPr>
              <w:t>INDEVAL/</w:t>
            </w:r>
            <w:r w:rsidR="00557C8F" w:rsidRPr="00557C8F">
              <w:rPr>
                <w:rFonts w:ascii="Arial" w:hAnsi="Arial" w:cs="Arial"/>
                <w:sz w:val="16"/>
                <w:szCs w:val="16"/>
                <w:lang w:val="en-US"/>
              </w:rPr>
              <w:t>SAG/log</w:t>
            </w:r>
            <w:r w:rsidR="00557C8F">
              <w:rPr>
                <w:rFonts w:ascii="Arial" w:hAnsi="Arial" w:cs="Arial"/>
                <w:sz w:val="16"/>
                <w:szCs w:val="16"/>
                <w:lang w:val="en-US"/>
              </w:rPr>
              <w:t>/start_sag</w:t>
            </w:r>
            <w:r w:rsidRPr="00B96994">
              <w:rPr>
                <w:rFonts w:ascii="Arial" w:hAnsi="Arial" w:cs="Arial"/>
                <w:sz w:val="16"/>
                <w:szCs w:val="16"/>
                <w:lang w:val="en-US"/>
              </w:rPr>
              <w:t>.log</w:t>
            </w:r>
          </w:p>
        </w:tc>
      </w:tr>
      <w:tr w:rsidR="00853455" w:rsidRPr="00557C8F" w14:paraId="02AA6654" w14:textId="77777777" w:rsidTr="003A577B">
        <w:trPr>
          <w:trHeight w:val="179"/>
        </w:trPr>
        <w:tc>
          <w:tcPr>
            <w:tcW w:w="2164" w:type="dxa"/>
          </w:tcPr>
          <w:p w14:paraId="7C42CBA4" w14:textId="77777777" w:rsidR="00853455" w:rsidRPr="00355CBA" w:rsidRDefault="00853455" w:rsidP="003A577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SAG</w:t>
            </w:r>
            <w:del w:id="29" w:author="Mariana Gonzalez Buendia" w:date="2020-06-18T11:04:00Z">
              <w:r w:rsidDel="00BA58BD">
                <w:rPr>
                  <w:rFonts w:ascii="Arial" w:hAnsi="Arial" w:cs="Arial"/>
                  <w:sz w:val="16"/>
                  <w:szCs w:val="16"/>
                  <w:lang w:val="en-US"/>
                </w:rPr>
                <w:delText>DRT_DALI</w:delText>
              </w:r>
            </w:del>
          </w:p>
        </w:tc>
        <w:tc>
          <w:tcPr>
            <w:tcW w:w="1747" w:type="dxa"/>
          </w:tcPr>
          <w:p w14:paraId="298B5A69" w14:textId="77777777" w:rsidR="00853455" w:rsidRPr="00166E39" w:rsidRDefault="00853455" w:rsidP="003A577B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Script principal para dar de baja SAG</w:t>
            </w:r>
          </w:p>
        </w:tc>
        <w:tc>
          <w:tcPr>
            <w:tcW w:w="1800" w:type="dxa"/>
          </w:tcPr>
          <w:p w14:paraId="62183D31" w14:textId="77777777" w:rsidR="00853455" w:rsidRPr="00FA7010" w:rsidRDefault="00853455" w:rsidP="003A577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6F072D7" w14:textId="77777777" w:rsidR="00853455" w:rsidRPr="00355CBA" w:rsidRDefault="00853455" w:rsidP="003A577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57C8F">
              <w:rPr>
                <w:rFonts w:ascii="Arial" w:hAnsi="Arial" w:cs="Arial"/>
                <w:sz w:val="16"/>
                <w:szCs w:val="16"/>
                <w:lang w:val="en-US"/>
              </w:rPr>
              <w:t>stop_sag.sh</w:t>
            </w:r>
          </w:p>
        </w:tc>
        <w:tc>
          <w:tcPr>
            <w:tcW w:w="3341" w:type="dxa"/>
          </w:tcPr>
          <w:p w14:paraId="61728D7A" w14:textId="6563D387" w:rsidR="00853455" w:rsidRPr="00355CBA" w:rsidRDefault="00853455" w:rsidP="003A577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355CBA" w:rsidRPr="00557C8F" w14:paraId="23106007" w14:textId="77777777" w:rsidTr="00C835BA">
        <w:trPr>
          <w:trHeight w:val="179"/>
        </w:trPr>
        <w:tc>
          <w:tcPr>
            <w:tcW w:w="2164" w:type="dxa"/>
          </w:tcPr>
          <w:p w14:paraId="0F5F81D8" w14:textId="7851AF53" w:rsidR="00355CBA" w:rsidRPr="00355CBA" w:rsidRDefault="007E31B1" w:rsidP="00355CB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SAG</w:t>
            </w:r>
            <w:del w:id="30" w:author="Mariana Gonzalez Buendia" w:date="2020-06-18T11:04:00Z">
              <w:r w:rsidR="00355CBA" w:rsidDel="00BA58BD">
                <w:rPr>
                  <w:rFonts w:ascii="Arial" w:hAnsi="Arial" w:cs="Arial"/>
                  <w:sz w:val="16"/>
                  <w:szCs w:val="16"/>
                  <w:lang w:val="en-US"/>
                </w:rPr>
                <w:delText>DRT_DALI</w:delText>
              </w:r>
            </w:del>
          </w:p>
        </w:tc>
        <w:tc>
          <w:tcPr>
            <w:tcW w:w="1747" w:type="dxa"/>
          </w:tcPr>
          <w:p w14:paraId="5DE7F490" w14:textId="2ADF1B32" w:rsidR="00355CBA" w:rsidRPr="00166E39" w:rsidRDefault="00557C8F" w:rsidP="00166E39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Script</w:t>
            </w:r>
            <w:r w:rsidR="00853455">
              <w:rPr>
                <w:rFonts w:ascii="Arial" w:hAnsi="Arial" w:cs="Arial"/>
                <w:sz w:val="16"/>
                <w:szCs w:val="16"/>
                <w:lang w:val="es-ES"/>
              </w:rPr>
              <w:t xml:space="preserve"> secundario 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dar de baja SAG</w:t>
            </w:r>
          </w:p>
        </w:tc>
        <w:tc>
          <w:tcPr>
            <w:tcW w:w="1800" w:type="dxa"/>
          </w:tcPr>
          <w:p w14:paraId="0C170B9E" w14:textId="54329957" w:rsidR="00FA7010" w:rsidRPr="00FA7010" w:rsidRDefault="00FA7010" w:rsidP="00FA7010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69E1AD9" w14:textId="58D63E4D" w:rsidR="00355CBA" w:rsidRPr="00355CBA" w:rsidRDefault="00557C8F" w:rsidP="00355CB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57C8F">
              <w:rPr>
                <w:rFonts w:ascii="Arial" w:hAnsi="Arial" w:cs="Arial"/>
                <w:sz w:val="16"/>
                <w:szCs w:val="16"/>
                <w:lang w:val="en-US"/>
              </w:rPr>
              <w:t>stop_sag.sh</w:t>
            </w:r>
          </w:p>
        </w:tc>
        <w:tc>
          <w:tcPr>
            <w:tcW w:w="3341" w:type="dxa"/>
          </w:tcPr>
          <w:p w14:paraId="1A78B04E" w14:textId="60391512" w:rsidR="00355CBA" w:rsidRPr="00355CBA" w:rsidRDefault="00355CBA" w:rsidP="00355CB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E45B5" w:rsidRPr="00355CBA" w14:paraId="472237CE" w14:textId="77777777" w:rsidTr="00C835BA">
        <w:trPr>
          <w:trHeight w:val="197"/>
        </w:trPr>
        <w:tc>
          <w:tcPr>
            <w:tcW w:w="2164" w:type="dxa"/>
          </w:tcPr>
          <w:p w14:paraId="4640AF27" w14:textId="18D62A06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  <w:del w:id="31" w:author="Mariana Gonzalez Buendia" w:date="2020-06-18T11:04:00Z">
              <w:r w:rsidDel="00BA58BD">
                <w:rPr>
                  <w:rFonts w:ascii="Arial" w:hAnsi="Arial" w:cs="Arial"/>
                  <w:sz w:val="16"/>
                  <w:szCs w:val="16"/>
                  <w:lang w:val="en-US" w:eastAsia="es-MX"/>
                </w:rPr>
                <w:delText>DRT_DALI</w:delText>
              </w:r>
            </w:del>
          </w:p>
        </w:tc>
        <w:tc>
          <w:tcPr>
            <w:tcW w:w="1747" w:type="dxa"/>
          </w:tcPr>
          <w:p w14:paraId="6CCA8CA7" w14:textId="71522AA5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800" w:type="dxa"/>
          </w:tcPr>
          <w:p w14:paraId="3182E651" w14:textId="783AEBE2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3341" w:type="dxa"/>
          </w:tcPr>
          <w:p w14:paraId="05CA90D0" w14:textId="77777777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E45B5" w:rsidRPr="00355CBA" w14:paraId="296C2761" w14:textId="77777777" w:rsidTr="00C835BA">
        <w:trPr>
          <w:trHeight w:val="179"/>
        </w:trPr>
        <w:tc>
          <w:tcPr>
            <w:tcW w:w="2164" w:type="dxa"/>
          </w:tcPr>
          <w:p w14:paraId="06C3B52D" w14:textId="5C376760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747" w:type="dxa"/>
          </w:tcPr>
          <w:p w14:paraId="51EC2A09" w14:textId="5485B713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800" w:type="dxa"/>
          </w:tcPr>
          <w:p w14:paraId="6C156D50" w14:textId="292A799F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3341" w:type="dxa"/>
          </w:tcPr>
          <w:p w14:paraId="0D0F924C" w14:textId="77777777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</w:tbl>
    <w:p w14:paraId="6434E001" w14:textId="03971005" w:rsidR="00CB1A14" w:rsidRDefault="00CB1A14" w:rsidP="00203B1D">
      <w:pPr>
        <w:jc w:val="both"/>
        <w:rPr>
          <w:rFonts w:ascii="Century Gothic" w:hAnsi="Century Gothic"/>
          <w:b/>
          <w:sz w:val="20"/>
          <w:szCs w:val="20"/>
          <w:lang w:val="en-US"/>
        </w:rPr>
      </w:pPr>
    </w:p>
    <w:p w14:paraId="554E37E7" w14:textId="4DD6BF29" w:rsidR="000A4B94" w:rsidRDefault="000A4B94" w:rsidP="00203B1D">
      <w:pPr>
        <w:jc w:val="both"/>
        <w:rPr>
          <w:rFonts w:ascii="Century Gothic" w:hAnsi="Century Gothic"/>
          <w:b/>
          <w:sz w:val="20"/>
          <w:szCs w:val="20"/>
          <w:lang w:val="en-US"/>
        </w:rPr>
      </w:pPr>
    </w:p>
    <w:p w14:paraId="42707152" w14:textId="05951A83" w:rsidR="005F3704" w:rsidRDefault="005F3704" w:rsidP="00203B1D">
      <w:pPr>
        <w:jc w:val="both"/>
        <w:rPr>
          <w:rFonts w:ascii="Century Gothic" w:hAnsi="Century Gothic"/>
          <w:b/>
          <w:sz w:val="20"/>
          <w:szCs w:val="20"/>
          <w:lang w:val="en-US"/>
        </w:rPr>
      </w:pPr>
    </w:p>
    <w:p w14:paraId="7C85F102" w14:textId="1170632E" w:rsidR="000A4B94" w:rsidRPr="00CB1A14" w:rsidRDefault="000A4B94" w:rsidP="000A4B94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32" w:name="_Toc45626500"/>
      <w:r>
        <w:rPr>
          <w:rFonts w:ascii="Century Gothic" w:hAnsi="Century Gothic"/>
          <w:lang w:val="es-MX"/>
        </w:rPr>
        <w:lastRenderedPageBreak/>
        <w:t>setenv.sh</w:t>
      </w:r>
      <w:bookmarkEnd w:id="32"/>
    </w:p>
    <w:p w14:paraId="172D7207" w14:textId="33A26DCB" w:rsidR="00A44F87" w:rsidRDefault="00012457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noProof/>
          <w:sz w:val="20"/>
          <w:szCs w:val="20"/>
          <w:lang w:eastAsia="es-ES"/>
        </w:rPr>
        <w:drawing>
          <wp:inline distT="0" distB="0" distL="0" distR="0" wp14:anchorId="02D774D2" wp14:editId="627DE44B">
            <wp:extent cx="2377440" cy="1000125"/>
            <wp:effectExtent l="0" t="0" r="381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434"/>
                    <a:stretch/>
                  </pic:blipFill>
                  <pic:spPr bwMode="auto">
                    <a:xfrm>
                      <a:off x="0" y="0"/>
                      <a:ext cx="237744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C7FC6" w14:textId="3CB2171C" w:rsidR="000A4B94" w:rsidRDefault="00FB16F9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Este </w:t>
      </w:r>
      <w:r w:rsidR="002768AA">
        <w:rPr>
          <w:rFonts w:ascii="Century Gothic" w:eastAsia="Tahoma" w:hAnsi="Century Gothic" w:cs="Times New Roman"/>
          <w:sz w:val="20"/>
          <w:szCs w:val="20"/>
          <w:lang w:eastAsia="es-ES"/>
        </w:rPr>
        <w:t>Script</w:t>
      </w: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funge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para inicialización </w:t>
      </w: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t>de variables de entorno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ambiente que permitirán </w:t>
      </w:r>
      <w:proofErr w:type="gram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la 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optimia</w:t>
      </w:r>
      <w:proofErr w:type="spellEnd"/>
      <w:proofErr w:type="gram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ejecución de los Shell dependientes de este.</w:t>
      </w:r>
    </w:p>
    <w:p w14:paraId="26EA8654" w14:textId="200F9D69" w:rsidR="005F3704" w:rsidRDefault="00FB16F9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Se encuentra en el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path</w:t>
      </w:r>
      <w:proofErr w:type="spell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012457">
        <w:rPr>
          <w:rFonts w:ascii="Century Gothic" w:eastAsia="Tahoma" w:hAnsi="Century Gothic" w:cs="Times New Roman"/>
          <w:sz w:val="20"/>
          <w:szCs w:val="20"/>
          <w:lang w:eastAsia="es-ES"/>
        </w:rPr>
        <w:t>INDEVAL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/commons/setenv.sh</w:t>
      </w:r>
    </w:p>
    <w:p w14:paraId="14FF7F07" w14:textId="776D06B2" w:rsidR="00FB16F9" w:rsidRDefault="00853455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noProof/>
        </w:rPr>
        <w:drawing>
          <wp:inline distT="0" distB="0" distL="0" distR="0" wp14:anchorId="2CA6E189" wp14:editId="017FACAE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03A7" w14:textId="3CB115ED" w:rsidR="006D60D9" w:rsidRDefault="006D60D9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</w:p>
    <w:p w14:paraId="70A2F9EA" w14:textId="7D9E8459" w:rsidR="006D60D9" w:rsidRDefault="006D60D9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</w:p>
    <w:p w14:paraId="7F3D06C5" w14:textId="27E66689" w:rsidR="006D60D9" w:rsidRPr="006D60D9" w:rsidRDefault="007F2E8A" w:rsidP="006D60D9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33" w:name="_Toc45626501"/>
      <w:r w:rsidRPr="007F2E8A">
        <w:rPr>
          <w:rFonts w:ascii="Century Gothic" w:hAnsi="Century Gothic"/>
          <w:lang w:val="es-MX"/>
        </w:rPr>
        <w:lastRenderedPageBreak/>
        <w:t>start_</w:t>
      </w:r>
      <w:r w:rsidR="00F23BCC">
        <w:rPr>
          <w:rFonts w:ascii="Century Gothic" w:hAnsi="Century Gothic"/>
          <w:lang w:val="es-MX"/>
        </w:rPr>
        <w:t>sag</w:t>
      </w:r>
      <w:r w:rsidRPr="007F2E8A">
        <w:rPr>
          <w:rFonts w:ascii="Century Gothic" w:hAnsi="Century Gothic"/>
          <w:lang w:val="es-MX"/>
        </w:rPr>
        <w:t>.sh</w:t>
      </w:r>
      <w:bookmarkEnd w:id="33"/>
      <w:r w:rsidRPr="007F2E8A">
        <w:rPr>
          <w:rFonts w:ascii="Century Gothic" w:hAnsi="Century Gothic"/>
          <w:lang w:val="es-MX"/>
        </w:rPr>
        <w:t xml:space="preserve"> </w:t>
      </w:r>
    </w:p>
    <w:p w14:paraId="26795943" w14:textId="1CDAE4E5" w:rsidR="00B65C2D" w:rsidRDefault="00F23BCC" w:rsidP="00B10432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noProof/>
          <w:sz w:val="20"/>
          <w:szCs w:val="20"/>
          <w:lang w:eastAsia="es-ES"/>
        </w:rPr>
        <w:drawing>
          <wp:inline distT="0" distB="0" distL="0" distR="0" wp14:anchorId="722DC2B6" wp14:editId="56C9F578">
            <wp:extent cx="2038350" cy="24669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19F4" w14:textId="766A72AF" w:rsidR="00B10432" w:rsidRPr="006B75E5" w:rsidRDefault="002768AA" w:rsidP="00B10432">
      <w:pPr>
        <w:jc w:val="both"/>
        <w:rPr>
          <w:rFonts w:ascii="Century Gothic" w:eastAsia="Tahoma" w:hAnsi="Century Gothic" w:cs="Times New Roman"/>
          <w:sz w:val="20"/>
          <w:szCs w:val="20"/>
          <w:lang w:val="es-ES" w:eastAsia="es-ES"/>
        </w:rPr>
      </w:pP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Este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Shell es</w:t>
      </w:r>
      <w:r w:rsidR="007D117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el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script principal para </w:t>
      </w:r>
      <w:r w:rsidR="009F73E4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levantar </w:t>
      </w:r>
      <w:r w:rsidR="00F23BCC">
        <w:rPr>
          <w:rFonts w:ascii="Century Gothic" w:eastAsia="Tahoma" w:hAnsi="Century Gothic" w:cs="Times New Roman"/>
          <w:sz w:val="20"/>
          <w:szCs w:val="20"/>
          <w:lang w:eastAsia="es-ES"/>
        </w:rPr>
        <w:t>el servicio se SAG</w:t>
      </w:r>
      <w:r w:rsidR="007D117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. </w:t>
      </w:r>
      <w:r w:rsidR="00B10432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Se encuentra en el </w:t>
      </w:r>
      <w:proofErr w:type="spellStart"/>
      <w:r w:rsidR="00B10432">
        <w:rPr>
          <w:rFonts w:ascii="Century Gothic" w:eastAsia="Tahoma" w:hAnsi="Century Gothic" w:cs="Times New Roman"/>
          <w:sz w:val="20"/>
          <w:szCs w:val="20"/>
          <w:lang w:eastAsia="es-ES"/>
        </w:rPr>
        <w:t>path</w:t>
      </w:r>
      <w:proofErr w:type="spellEnd"/>
      <w:r w:rsidR="00B10432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“</w:t>
      </w:r>
      <w:r w:rsidR="007F2E8A">
        <w:rPr>
          <w:rFonts w:ascii="Century Gothic" w:eastAsia="Tahoma" w:hAnsi="Century Gothic" w:cs="Times New Roman"/>
          <w:sz w:val="20"/>
          <w:szCs w:val="20"/>
          <w:lang w:eastAsia="es-ES"/>
        </w:rPr>
        <w:t>INDEVAL</w:t>
      </w:r>
      <w:r w:rsidR="00B10432">
        <w:rPr>
          <w:rFonts w:ascii="Century Gothic" w:eastAsia="Tahoma" w:hAnsi="Century Gothic" w:cs="Times New Roman"/>
          <w:sz w:val="20"/>
          <w:szCs w:val="20"/>
          <w:lang w:eastAsia="es-ES"/>
        </w:rPr>
        <w:t>/</w:t>
      </w:r>
      <w:r w:rsidR="007F2E8A" w:rsidRPr="007F2E8A">
        <w:rPr>
          <w:rFonts w:ascii="Century Gothic" w:eastAsia="Tahoma" w:hAnsi="Century Gothic" w:cs="Times New Roman"/>
          <w:sz w:val="20"/>
          <w:szCs w:val="20"/>
          <w:lang w:eastAsia="es-ES"/>
        </w:rPr>
        <w:t>start_</w:t>
      </w:r>
      <w:r w:rsidR="00433B94">
        <w:rPr>
          <w:rFonts w:ascii="Century Gothic" w:eastAsia="Tahoma" w:hAnsi="Century Gothic" w:cs="Times New Roman"/>
          <w:sz w:val="20"/>
          <w:szCs w:val="20"/>
          <w:lang w:eastAsia="es-ES"/>
        </w:rPr>
        <w:t>sag</w:t>
      </w:r>
      <w:r w:rsidR="007F2E8A" w:rsidRPr="007F2E8A">
        <w:rPr>
          <w:rFonts w:ascii="Century Gothic" w:eastAsia="Tahoma" w:hAnsi="Century Gothic" w:cs="Times New Roman"/>
          <w:sz w:val="20"/>
          <w:szCs w:val="20"/>
          <w:lang w:eastAsia="es-ES"/>
        </w:rPr>
        <w:t>.sh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”, cabe mencionar que este llama a otro script</w:t>
      </w:r>
      <w:r w:rsidR="006B75E5" w:rsidRPr="006B75E5">
        <w:t xml:space="preserve"> </w:t>
      </w:r>
      <w:r w:rsidR="006B75E5">
        <w:t>“</w:t>
      </w:r>
      <w:proofErr w:type="gramStart"/>
      <w:r w:rsidR="007A6488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INDEVAL</w:t>
      </w:r>
      <w:r w:rsidR="006B75E5" w:rsidRPr="001E1CD7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</w:t>
      </w:r>
      <w:r w:rsidR="00F23BCC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SAG/</w:t>
      </w:r>
      <w:r w:rsidR="007A6488" w:rsidRPr="007A6488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start_</w:t>
      </w:r>
      <w:r w:rsidR="00F23BCC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sag</w:t>
      </w:r>
      <w:r w:rsidR="007A6488" w:rsidRPr="007A6488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.sh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”</w:t>
      </w:r>
      <w:r w:rsidR="007565E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F23BCC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el</w:t>
      </w:r>
      <w:proofErr w:type="gramEnd"/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cual describiremos </w:t>
      </w:r>
      <w:proofErr w:type="spellStart"/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mas</w:t>
      </w:r>
      <w:proofErr w:type="spellEnd"/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adelante</w:t>
      </w:r>
      <w:r w:rsidR="00396748">
        <w:rPr>
          <w:rFonts w:ascii="Century Gothic" w:eastAsia="Tahoma" w:hAnsi="Century Gothic" w:cs="Times New Roman"/>
          <w:sz w:val="20"/>
          <w:szCs w:val="20"/>
          <w:lang w:eastAsia="es-ES"/>
        </w:rPr>
        <w:t>.</w:t>
      </w:r>
      <w:r w:rsidR="006B75E5" w:rsidRPr="006B75E5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4B7622">
        <w:rPr>
          <w:rFonts w:ascii="Century Gothic" w:eastAsia="Tahoma" w:hAnsi="Century Gothic" w:cs="Times New Roman"/>
          <w:sz w:val="20"/>
          <w:szCs w:val="20"/>
          <w:lang w:eastAsia="es-ES"/>
        </w:rPr>
        <w:t>L</w:t>
      </w:r>
      <w:r w:rsidR="009D2FE8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a bitácora de </w:t>
      </w:r>
      <w:r w:rsidR="004B7622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ejecución </w:t>
      </w:r>
      <w:r w:rsidR="007C7D30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de </w:t>
      </w:r>
      <w:r w:rsidR="009D2FE8">
        <w:rPr>
          <w:rFonts w:ascii="Century Gothic" w:eastAsia="Tahoma" w:hAnsi="Century Gothic" w:cs="Times New Roman"/>
          <w:sz w:val="20"/>
          <w:szCs w:val="20"/>
          <w:lang w:eastAsia="es-ES"/>
        </w:rPr>
        <w:t>este script se aloja en “</w:t>
      </w:r>
      <w:proofErr w:type="gramStart"/>
      <w:r w:rsidR="007A6488" w:rsidRPr="007A6488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INDEVAL/log</w:t>
      </w:r>
      <w:r w:rsidR="009E4FF5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</w:t>
      </w:r>
      <w:r w:rsidR="007A6488" w:rsidRPr="007A6488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start_</w:t>
      </w:r>
      <w:r w:rsidR="00603BF0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sag</w:t>
      </w:r>
      <w:r w:rsidR="007A6488" w:rsidRPr="007A6488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.log</w:t>
      </w:r>
      <w:r w:rsidR="009D2FE8">
        <w:rPr>
          <w:rFonts w:ascii="Century Gothic" w:eastAsia="Tahoma" w:hAnsi="Century Gothic" w:cs="Times New Roman"/>
          <w:sz w:val="20"/>
          <w:szCs w:val="20"/>
          <w:lang w:eastAsia="es-ES"/>
        </w:rPr>
        <w:t>“</w:t>
      </w:r>
      <w:proofErr w:type="gramEnd"/>
    </w:p>
    <w:p w14:paraId="454847E9" w14:textId="4881F876" w:rsidR="006D60D9" w:rsidRDefault="007D1177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sz w:val="20"/>
          <w:szCs w:val="20"/>
          <w:lang w:eastAsia="es-ES"/>
        </w:rPr>
        <w:t>Consta de los siguientes pasos:</w:t>
      </w:r>
    </w:p>
    <w:p w14:paraId="3A46DA0F" w14:textId="4378C6F8" w:rsidR="007D1177" w:rsidRDefault="00CE6B04" w:rsidP="007D1177">
      <w:pPr>
        <w:pStyle w:val="Prrafodelista"/>
        <w:numPr>
          <w:ilvl w:val="0"/>
          <w:numId w:val="30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inicializado de variables de entorno</w:t>
      </w:r>
    </w:p>
    <w:p w14:paraId="0B75F575" w14:textId="5D504CF0" w:rsidR="00CE6B04" w:rsidRDefault="00CE6B04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noProof/>
          <w:lang w:val="es-MX" w:eastAsia="es-MX"/>
        </w:rPr>
        <w:drawing>
          <wp:inline distT="0" distB="0" distL="0" distR="0" wp14:anchorId="7DF31F98" wp14:editId="7310046D">
            <wp:extent cx="3276600" cy="14573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8227" w14:textId="5779EF3B" w:rsidR="00CE6B04" w:rsidRDefault="00CE6B04" w:rsidP="00CE6B04">
      <w:pPr>
        <w:pStyle w:val="Prrafodelista"/>
        <w:numPr>
          <w:ilvl w:val="0"/>
          <w:numId w:val="30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levanta </w:t>
      </w:r>
      <w:r w:rsidR="00E470DB">
        <w:rPr>
          <w:rFonts w:ascii="Century Gothic" w:eastAsia="Tahoma" w:hAnsi="Century Gothic"/>
          <w:szCs w:val="20"/>
        </w:rPr>
        <w:t xml:space="preserve">servicio se </w:t>
      </w:r>
      <w:proofErr w:type="gramStart"/>
      <w:r w:rsidR="00E470DB">
        <w:rPr>
          <w:rFonts w:ascii="Century Gothic" w:eastAsia="Tahoma" w:hAnsi="Century Gothic"/>
          <w:szCs w:val="20"/>
        </w:rPr>
        <w:t>SAG</w:t>
      </w:r>
      <w:r>
        <w:rPr>
          <w:rFonts w:ascii="Century Gothic" w:eastAsia="Tahoma" w:hAnsi="Century Gothic"/>
          <w:szCs w:val="20"/>
        </w:rPr>
        <w:t xml:space="preserve"> </w:t>
      </w:r>
      <w:ins w:id="34" w:author="Mariana Gonzalez Buendia" w:date="2020-06-17T16:27:00Z">
        <w:r w:rsidR="00C02EC6">
          <w:rPr>
            <w:rFonts w:ascii="Century Gothic" w:eastAsia="Tahoma" w:hAnsi="Century Gothic"/>
            <w:szCs w:val="20"/>
          </w:rPr>
          <w:t>,</w:t>
        </w:r>
        <w:proofErr w:type="gramEnd"/>
        <w:r w:rsidR="00C02EC6">
          <w:rPr>
            <w:rFonts w:ascii="Century Gothic" w:eastAsia="Tahoma" w:hAnsi="Century Gothic"/>
            <w:szCs w:val="20"/>
          </w:rPr>
          <w:t xml:space="preserve"> </w:t>
        </w:r>
      </w:ins>
      <w:proofErr w:type="spellStart"/>
      <w:ins w:id="35" w:author="Mariana Gonzalez Buendia" w:date="2020-06-17T16:29:00Z">
        <w:r w:rsidR="00C02EC6">
          <w:rPr>
            <w:rFonts w:ascii="Century Gothic" w:eastAsia="Tahoma" w:hAnsi="Century Gothic"/>
            <w:szCs w:val="20"/>
          </w:rPr>
          <w:t>ejectua</w:t>
        </w:r>
        <w:proofErr w:type="spellEnd"/>
        <w:r w:rsidR="00C02EC6">
          <w:rPr>
            <w:rFonts w:ascii="Century Gothic" w:eastAsia="Tahoma" w:hAnsi="Century Gothic"/>
            <w:szCs w:val="20"/>
          </w:rPr>
          <w:t xml:space="preserve"> el </w:t>
        </w:r>
      </w:ins>
      <w:proofErr w:type="spellStart"/>
      <w:r w:rsidR="00E470DB">
        <w:rPr>
          <w:rFonts w:ascii="Century Gothic" w:eastAsia="Tahoma" w:hAnsi="Century Gothic"/>
          <w:szCs w:val="20"/>
        </w:rPr>
        <w:t>Subs</w:t>
      </w:r>
      <w:ins w:id="36" w:author="Mariana Gonzalez Buendia" w:date="2020-06-17T16:30:00Z">
        <w:r w:rsidR="00C02EC6">
          <w:rPr>
            <w:rFonts w:ascii="Century Gothic" w:eastAsia="Tahoma" w:hAnsi="Century Gothic"/>
            <w:szCs w:val="20"/>
          </w:rPr>
          <w:t>hell</w:t>
        </w:r>
        <w:proofErr w:type="spellEnd"/>
        <w:r w:rsidR="00C02EC6">
          <w:rPr>
            <w:rFonts w:ascii="Century Gothic" w:eastAsia="Tahoma" w:hAnsi="Century Gothic"/>
            <w:szCs w:val="20"/>
          </w:rPr>
          <w:t xml:space="preserve"> </w:t>
        </w:r>
      </w:ins>
      <w:ins w:id="37" w:author="Mariana Gonzalez Buendia" w:date="2020-06-17T16:29:00Z">
        <w:r w:rsidR="00C02EC6">
          <w:rPr>
            <w:rFonts w:ascii="Century Gothic" w:eastAsia="Tahoma" w:hAnsi="Century Gothic"/>
            <w:szCs w:val="20"/>
          </w:rPr>
          <w:t>start_</w:t>
        </w:r>
      </w:ins>
      <w:r w:rsidR="00E470DB">
        <w:rPr>
          <w:rFonts w:ascii="Century Gothic" w:eastAsia="Tahoma" w:hAnsi="Century Gothic"/>
          <w:szCs w:val="20"/>
        </w:rPr>
        <w:t>sag</w:t>
      </w:r>
      <w:ins w:id="38" w:author="Mariana Gonzalez Buendia" w:date="2020-06-17T16:30:00Z">
        <w:r w:rsidR="00C02EC6">
          <w:rPr>
            <w:rFonts w:ascii="Century Gothic" w:eastAsia="Tahoma" w:hAnsi="Century Gothic"/>
            <w:szCs w:val="20"/>
          </w:rPr>
          <w:t>.sh</w:t>
        </w:r>
      </w:ins>
      <w:ins w:id="39" w:author="Mariana Gonzalez Buendia" w:date="2020-06-17T16:29:00Z">
        <w:r w:rsidR="00C02EC6">
          <w:rPr>
            <w:rFonts w:ascii="Century Gothic" w:eastAsia="Tahoma" w:hAnsi="Century Gothic"/>
            <w:szCs w:val="20"/>
          </w:rPr>
          <w:t xml:space="preserve"> </w:t>
        </w:r>
      </w:ins>
      <w:r>
        <w:rPr>
          <w:rFonts w:ascii="Century Gothic" w:eastAsia="Tahoma" w:hAnsi="Century Gothic"/>
          <w:szCs w:val="20"/>
        </w:rPr>
        <w:t>, en caso de error se sale del script</w:t>
      </w:r>
    </w:p>
    <w:p w14:paraId="0F24BB62" w14:textId="17879E84" w:rsidR="009E4FF5" w:rsidRDefault="00E470DB" w:rsidP="009E4FF5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E470DB">
        <w:rPr>
          <w:rFonts w:ascii="Century Gothic" w:eastAsia="Tahoma" w:hAnsi="Century Gothic"/>
          <w:noProof/>
          <w:szCs w:val="20"/>
        </w:rPr>
        <w:drawing>
          <wp:inline distT="0" distB="0" distL="0" distR="0" wp14:anchorId="48D8EAA5" wp14:editId="44AE9ABA">
            <wp:extent cx="2514951" cy="10764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53C3" w14:textId="410500BC" w:rsidR="00B65C2D" w:rsidRPr="00A829CE" w:rsidRDefault="00A829CE" w:rsidP="002B6E75">
      <w:pPr>
        <w:pStyle w:val="EstiloTtulo1Antes6ptoDespus3ptoInterlineadoMn"/>
        <w:numPr>
          <w:ilvl w:val="1"/>
          <w:numId w:val="37"/>
        </w:numPr>
        <w:rPr>
          <w:rFonts w:ascii="Century Gothic" w:hAnsi="Century Gothic"/>
          <w:lang w:val="fr-CA"/>
        </w:rPr>
      </w:pPr>
      <w:bookmarkStart w:id="40" w:name="_Toc45626502"/>
      <w:r w:rsidRPr="00A829CE">
        <w:rPr>
          <w:rFonts w:ascii="Century Gothic" w:hAnsi="Century Gothic"/>
          <w:lang w:val="fr-CA"/>
        </w:rPr>
        <w:lastRenderedPageBreak/>
        <w:t>start_</w:t>
      </w:r>
      <w:r w:rsidR="00524619">
        <w:rPr>
          <w:rFonts w:ascii="Century Gothic" w:hAnsi="Century Gothic"/>
          <w:lang w:val="fr-CA"/>
        </w:rPr>
        <w:t>sag</w:t>
      </w:r>
      <w:r w:rsidRPr="00A829CE">
        <w:rPr>
          <w:rFonts w:ascii="Century Gothic" w:hAnsi="Century Gothic"/>
          <w:lang w:val="fr-CA"/>
        </w:rPr>
        <w:t>.sh</w:t>
      </w:r>
      <w:bookmarkEnd w:id="40"/>
    </w:p>
    <w:p w14:paraId="16AF2A3C" w14:textId="482C1A7B" w:rsidR="00952FA6" w:rsidRDefault="00524619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noProof/>
          <w:szCs w:val="20"/>
        </w:rPr>
        <w:drawing>
          <wp:inline distT="0" distB="0" distL="0" distR="0" wp14:anchorId="4CDAA579" wp14:editId="1D14F5F3">
            <wp:extent cx="2038350" cy="24574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CE585" w14:textId="139C0878" w:rsidR="0070425E" w:rsidRDefault="00CE6B04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 xml:space="preserve">Este Shell es el script </w:t>
      </w:r>
      <w:r>
        <w:rPr>
          <w:rFonts w:ascii="Century Gothic" w:eastAsia="Tahoma" w:hAnsi="Century Gothic"/>
          <w:szCs w:val="20"/>
        </w:rPr>
        <w:t xml:space="preserve">secundario que contiene la lógica necesaria para inicializar </w:t>
      </w:r>
      <w:r w:rsidR="00524619">
        <w:rPr>
          <w:rFonts w:ascii="Century Gothic" w:eastAsia="Tahoma" w:hAnsi="Century Gothic"/>
          <w:szCs w:val="20"/>
        </w:rPr>
        <w:t>el servicio de SAG</w:t>
      </w:r>
      <w:r>
        <w:rPr>
          <w:rFonts w:ascii="Century Gothic" w:eastAsia="Tahoma" w:hAnsi="Century Gothic"/>
          <w:szCs w:val="20"/>
        </w:rPr>
        <w:t>.</w:t>
      </w:r>
      <w:r w:rsidR="0070425E">
        <w:rPr>
          <w:rFonts w:ascii="Century Gothic" w:eastAsia="Tahoma" w:hAnsi="Century Gothic"/>
          <w:szCs w:val="20"/>
        </w:rPr>
        <w:t xml:space="preserve"> Se encuentra en el </w:t>
      </w:r>
      <w:proofErr w:type="spellStart"/>
      <w:r w:rsidR="0070425E">
        <w:rPr>
          <w:rFonts w:ascii="Century Gothic" w:eastAsia="Tahoma" w:hAnsi="Century Gothic"/>
          <w:szCs w:val="20"/>
        </w:rPr>
        <w:t>path</w:t>
      </w:r>
      <w:proofErr w:type="spellEnd"/>
      <w:r w:rsidR="0070425E">
        <w:rPr>
          <w:rFonts w:ascii="Century Gothic" w:eastAsia="Tahoma" w:hAnsi="Century Gothic"/>
          <w:szCs w:val="20"/>
        </w:rPr>
        <w:t xml:space="preserve"> </w:t>
      </w:r>
      <w:r w:rsidR="00226524">
        <w:rPr>
          <w:rFonts w:ascii="Century Gothic" w:eastAsia="Tahoma" w:hAnsi="Century Gothic"/>
          <w:szCs w:val="20"/>
        </w:rPr>
        <w:t>“</w:t>
      </w:r>
      <w:proofErr w:type="gramStart"/>
      <w:r w:rsidR="00341C0F">
        <w:rPr>
          <w:rFonts w:ascii="Century Gothic" w:eastAsia="Tahoma" w:hAnsi="Century Gothic"/>
          <w:szCs w:val="20"/>
        </w:rPr>
        <w:t>INDEVAL</w:t>
      </w:r>
      <w:r w:rsidR="0070425E">
        <w:rPr>
          <w:rFonts w:ascii="Century Gothic" w:eastAsia="Tahoma" w:hAnsi="Century Gothic"/>
          <w:szCs w:val="20"/>
        </w:rPr>
        <w:t>/</w:t>
      </w:r>
      <w:r w:rsidR="00524619">
        <w:rPr>
          <w:rFonts w:ascii="Century Gothic" w:eastAsia="Tahoma" w:hAnsi="Century Gothic"/>
          <w:szCs w:val="20"/>
        </w:rPr>
        <w:t>SAG</w:t>
      </w:r>
      <w:r w:rsidR="0070425E">
        <w:rPr>
          <w:rFonts w:ascii="Century Gothic" w:eastAsia="Tahoma" w:hAnsi="Century Gothic"/>
          <w:szCs w:val="20"/>
        </w:rPr>
        <w:t>/stat_</w:t>
      </w:r>
      <w:r w:rsidR="00341C0F">
        <w:rPr>
          <w:rFonts w:ascii="Century Gothic" w:eastAsia="Tahoma" w:hAnsi="Century Gothic"/>
          <w:szCs w:val="20"/>
        </w:rPr>
        <w:t>host</w:t>
      </w:r>
      <w:r w:rsidR="0070425E">
        <w:rPr>
          <w:rFonts w:ascii="Century Gothic" w:eastAsia="Tahoma" w:hAnsi="Century Gothic"/>
          <w:szCs w:val="20"/>
        </w:rPr>
        <w:t>.sh</w:t>
      </w:r>
      <w:r w:rsidR="00226524">
        <w:rPr>
          <w:rFonts w:ascii="Century Gothic" w:eastAsia="Tahoma" w:hAnsi="Century Gothic"/>
          <w:szCs w:val="20"/>
        </w:rPr>
        <w:t>“</w:t>
      </w:r>
      <w:proofErr w:type="gramEnd"/>
    </w:p>
    <w:p w14:paraId="0944CA90" w14:textId="0E1C06C8" w:rsidR="00CE6B04" w:rsidRDefault="00CE6B04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>Consta de los siguientes pasos:</w:t>
      </w:r>
    </w:p>
    <w:p w14:paraId="768D85E2" w14:textId="48D0E189" w:rsidR="00CE6B04" w:rsidRDefault="008A41D9" w:rsidP="008A41D9">
      <w:pPr>
        <w:pStyle w:val="Prrafodelista"/>
        <w:numPr>
          <w:ilvl w:val="0"/>
          <w:numId w:val="31"/>
        </w:numPr>
        <w:rPr>
          <w:rFonts w:ascii="Century Gothic" w:eastAsia="Tahoma" w:hAnsi="Century Gothic"/>
          <w:szCs w:val="20"/>
        </w:rPr>
      </w:pPr>
      <w:proofErr w:type="spellStart"/>
      <w:r>
        <w:rPr>
          <w:rFonts w:ascii="Century Gothic" w:eastAsia="Tahoma" w:hAnsi="Century Gothic"/>
          <w:szCs w:val="20"/>
        </w:rPr>
        <w:t>Seteo</w:t>
      </w:r>
      <w:proofErr w:type="spellEnd"/>
      <w:r>
        <w:rPr>
          <w:rFonts w:ascii="Century Gothic" w:eastAsia="Tahoma" w:hAnsi="Century Gothic"/>
          <w:szCs w:val="20"/>
        </w:rPr>
        <w:t xml:space="preserve"> de variables de entorno</w:t>
      </w:r>
      <w:r w:rsidRPr="008A41D9">
        <w:rPr>
          <w:rFonts w:ascii="Century Gothic" w:eastAsia="Tahoma" w:hAnsi="Century Gothic"/>
          <w:noProof/>
          <w:szCs w:val="20"/>
        </w:rPr>
        <w:drawing>
          <wp:inline distT="0" distB="0" distL="0" distR="0" wp14:anchorId="1FAE1790" wp14:editId="74CAC4CE">
            <wp:extent cx="3505689" cy="154326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del w:id="41" w:author="Mariana Gonzalez Buendia" w:date="2020-06-17T16:42:00Z">
        <w:r w:rsidR="00CE6B04" w:rsidDel="00AD102B">
          <w:rPr>
            <w:rFonts w:ascii="Century Gothic" w:eastAsia="Tahoma" w:hAnsi="Century Gothic"/>
            <w:szCs w:val="20"/>
          </w:rPr>
          <w:delText>Inicializado de variables de entorno</w:delText>
        </w:r>
        <w:r w:rsidR="00226524" w:rsidDel="00AD102B">
          <w:rPr>
            <w:rFonts w:ascii="Century Gothic" w:eastAsia="Tahoma" w:hAnsi="Century Gothic"/>
            <w:szCs w:val="20"/>
          </w:rPr>
          <w:delText>.</w:delText>
        </w:r>
      </w:del>
    </w:p>
    <w:p w14:paraId="00F24E9E" w14:textId="10690E6D" w:rsidR="00B406E9" w:rsidDel="00AD102B" w:rsidRDefault="00B406E9">
      <w:pPr>
        <w:pStyle w:val="Prrafodelista"/>
        <w:numPr>
          <w:ilvl w:val="1"/>
          <w:numId w:val="31"/>
        </w:numPr>
        <w:rPr>
          <w:del w:id="42" w:author="Mariana Gonzalez Buendia" w:date="2020-06-17T16:42:00Z"/>
          <w:rFonts w:ascii="Century Gothic" w:eastAsia="Tahoma" w:hAnsi="Century Gothic"/>
          <w:szCs w:val="20"/>
        </w:rPr>
        <w:pPrChange w:id="43" w:author="Mariana Gonzalez Buendia" w:date="2020-06-17T16:39:00Z">
          <w:pPr>
            <w:pStyle w:val="Prrafodelista"/>
            <w:numPr>
              <w:numId w:val="31"/>
            </w:numPr>
            <w:ind w:left="1425" w:hanging="360"/>
          </w:pPr>
        </w:pPrChange>
      </w:pPr>
    </w:p>
    <w:p w14:paraId="6909E8CE" w14:textId="77777777" w:rsidR="00F2354B" w:rsidRDefault="00B406E9" w:rsidP="00AC350A">
      <w:pPr>
        <w:pStyle w:val="Prrafodelista"/>
        <w:numPr>
          <w:ilvl w:val="0"/>
          <w:numId w:val="31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Se tiene la función </w:t>
      </w:r>
      <w:r w:rsidR="000D51ED">
        <w:rPr>
          <w:rFonts w:ascii="Century Gothic" w:eastAsia="Tahoma" w:hAnsi="Century Gothic"/>
          <w:szCs w:val="20"/>
        </w:rPr>
        <w:t xml:space="preserve">3 </w:t>
      </w:r>
      <w:r w:rsidR="00F2354B">
        <w:rPr>
          <w:rFonts w:ascii="Century Gothic" w:eastAsia="Tahoma" w:hAnsi="Century Gothic"/>
          <w:szCs w:val="20"/>
        </w:rPr>
        <w:t>que son las siguientes:</w:t>
      </w:r>
    </w:p>
    <w:p w14:paraId="5922961D" w14:textId="243AC8C1" w:rsidR="00F2354B" w:rsidRDefault="00F2354B" w:rsidP="00F2354B">
      <w:pPr>
        <w:pStyle w:val="Prrafodelista"/>
        <w:numPr>
          <w:ilvl w:val="1"/>
          <w:numId w:val="31"/>
        </w:numPr>
        <w:rPr>
          <w:rFonts w:ascii="Century Gothic" w:eastAsia="Tahoma" w:hAnsi="Century Gothic"/>
          <w:szCs w:val="20"/>
        </w:rPr>
      </w:pPr>
      <w:proofErr w:type="spellStart"/>
      <w:proofErr w:type="gramStart"/>
      <w:r>
        <w:rPr>
          <w:rFonts w:ascii="Century Gothic" w:eastAsia="Tahoma" w:hAnsi="Century Gothic"/>
          <w:szCs w:val="20"/>
        </w:rPr>
        <w:t>o</w:t>
      </w:r>
      <w:r w:rsidRPr="00F2354B">
        <w:rPr>
          <w:rFonts w:ascii="Century Gothic" w:eastAsia="Tahoma" w:hAnsi="Century Gothic"/>
          <w:szCs w:val="20"/>
        </w:rPr>
        <w:t>btenestatus</w:t>
      </w:r>
      <w:proofErr w:type="spellEnd"/>
      <w:r>
        <w:rPr>
          <w:rFonts w:ascii="Century Gothic" w:eastAsia="Tahoma" w:hAnsi="Century Gothic"/>
          <w:szCs w:val="20"/>
        </w:rPr>
        <w:t>(</w:t>
      </w:r>
      <w:proofErr w:type="gramEnd"/>
      <w:r>
        <w:rPr>
          <w:rFonts w:ascii="Century Gothic" w:eastAsia="Tahoma" w:hAnsi="Century Gothic"/>
          <w:szCs w:val="20"/>
        </w:rPr>
        <w:t xml:space="preserve">) sirve para obtener el estatus de la aplicación. </w:t>
      </w:r>
    </w:p>
    <w:p w14:paraId="7E345B71" w14:textId="4910D31E" w:rsidR="00F2354B" w:rsidRDefault="00F2354B" w:rsidP="00F2354B">
      <w:pPr>
        <w:pStyle w:val="Prrafodelista"/>
        <w:ind w:left="2145"/>
        <w:rPr>
          <w:rFonts w:ascii="Century Gothic" w:eastAsia="Tahoma" w:hAnsi="Century Gothic"/>
          <w:szCs w:val="20"/>
        </w:rPr>
      </w:pPr>
      <w:r w:rsidRPr="00F2354B">
        <w:rPr>
          <w:rFonts w:ascii="Century Gothic" w:eastAsia="Tahoma" w:hAnsi="Century Gothic"/>
          <w:szCs w:val="20"/>
        </w:rPr>
        <w:drawing>
          <wp:inline distT="0" distB="0" distL="0" distR="0" wp14:anchorId="2580080E" wp14:editId="3BC1D8FA">
            <wp:extent cx="2753109" cy="752580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6305" w14:textId="20597C5C" w:rsidR="00AC350A" w:rsidRDefault="00B406E9" w:rsidP="00F2354B">
      <w:pPr>
        <w:pStyle w:val="Prrafodelista"/>
        <w:numPr>
          <w:ilvl w:val="1"/>
          <w:numId w:val="31"/>
        </w:numPr>
        <w:rPr>
          <w:rFonts w:ascii="Century Gothic" w:eastAsia="Tahoma" w:hAnsi="Century Gothic"/>
          <w:szCs w:val="20"/>
        </w:rPr>
      </w:pPr>
      <w:proofErr w:type="spellStart"/>
      <w:proofErr w:type="gramStart"/>
      <w:r w:rsidRPr="00B406E9">
        <w:rPr>
          <w:rFonts w:ascii="Century Gothic" w:eastAsia="Tahoma" w:hAnsi="Century Gothic"/>
          <w:szCs w:val="20"/>
        </w:rPr>
        <w:t>valida</w:t>
      </w:r>
      <w:r w:rsidR="00FE43CC">
        <w:rPr>
          <w:rFonts w:ascii="Century Gothic" w:eastAsia="Tahoma" w:hAnsi="Century Gothic"/>
          <w:szCs w:val="20"/>
        </w:rPr>
        <w:t>cionstatus</w:t>
      </w:r>
      <w:proofErr w:type="spellEnd"/>
      <w:r>
        <w:rPr>
          <w:rFonts w:ascii="Century Gothic" w:eastAsia="Tahoma" w:hAnsi="Century Gothic"/>
          <w:szCs w:val="20"/>
        </w:rPr>
        <w:t>(</w:t>
      </w:r>
      <w:proofErr w:type="gramEnd"/>
      <w:r>
        <w:rPr>
          <w:rFonts w:ascii="Century Gothic" w:eastAsia="Tahoma" w:hAnsi="Century Gothic"/>
          <w:szCs w:val="20"/>
        </w:rPr>
        <w:t>) para evaluación de procesos que se encuentren en ejecución regresara 0 si hay procesos levantados y 1 si no hay procesos levantados</w:t>
      </w:r>
      <w:r w:rsidR="00FE43CC">
        <w:rPr>
          <w:rFonts w:ascii="Century Gothic" w:eastAsia="Tahoma" w:hAnsi="Century Gothic"/>
          <w:szCs w:val="20"/>
        </w:rPr>
        <w:t>.</w:t>
      </w:r>
    </w:p>
    <w:p w14:paraId="24048A40" w14:textId="0277CF88" w:rsidR="00F2354B" w:rsidRDefault="00F2354B" w:rsidP="00F2354B">
      <w:pPr>
        <w:pStyle w:val="Prrafodelista"/>
        <w:ind w:left="2145"/>
        <w:rPr>
          <w:rFonts w:ascii="Century Gothic" w:eastAsia="Tahoma" w:hAnsi="Century Gothic"/>
          <w:szCs w:val="20"/>
        </w:rPr>
      </w:pPr>
      <w:r w:rsidRPr="00F2354B">
        <w:rPr>
          <w:rFonts w:ascii="Century Gothic" w:eastAsia="Tahoma" w:hAnsi="Century Gothic"/>
          <w:szCs w:val="20"/>
        </w:rPr>
        <w:lastRenderedPageBreak/>
        <w:drawing>
          <wp:inline distT="0" distB="0" distL="0" distR="0" wp14:anchorId="4961451C" wp14:editId="33A51F90">
            <wp:extent cx="4629796" cy="192431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6A8D" w14:textId="528B04C9" w:rsidR="00F2354B" w:rsidRPr="00F2354B" w:rsidRDefault="00F2354B" w:rsidP="00F2354B">
      <w:pPr>
        <w:pStyle w:val="Prrafodelista"/>
        <w:numPr>
          <w:ilvl w:val="1"/>
          <w:numId w:val="31"/>
        </w:numPr>
        <w:rPr>
          <w:rFonts w:ascii="Century Gothic" w:eastAsia="Tahoma" w:hAnsi="Century Gothic"/>
          <w:szCs w:val="20"/>
          <w:lang w:val="es-MX"/>
        </w:rPr>
      </w:pPr>
      <w:proofErr w:type="spellStart"/>
      <w:r w:rsidRPr="00F2354B">
        <w:rPr>
          <w:rFonts w:ascii="Century Gothic" w:eastAsia="Tahoma" w:hAnsi="Century Gothic"/>
          <w:szCs w:val="20"/>
          <w:lang w:val="es-MX"/>
        </w:rPr>
        <w:t>I</w:t>
      </w:r>
      <w:r w:rsidRPr="00F2354B">
        <w:rPr>
          <w:rFonts w:ascii="Century Gothic" w:eastAsia="Tahoma" w:hAnsi="Century Gothic"/>
          <w:szCs w:val="20"/>
          <w:lang w:val="es-MX"/>
        </w:rPr>
        <w:t>niciproceso</w:t>
      </w:r>
      <w:proofErr w:type="spellEnd"/>
      <w:r w:rsidRPr="00F2354B">
        <w:rPr>
          <w:rFonts w:ascii="Century Gothic" w:eastAsia="Tahoma" w:hAnsi="Century Gothic"/>
          <w:szCs w:val="20"/>
          <w:lang w:val="es-MX"/>
        </w:rPr>
        <w:t>. Esta función inicializa el proceso la cual tienes las siguientes características:</w:t>
      </w:r>
    </w:p>
    <w:p w14:paraId="3A437327" w14:textId="7E22078F" w:rsidR="00F2354B" w:rsidRDefault="00F2354B" w:rsidP="00F2354B">
      <w:pPr>
        <w:pStyle w:val="Prrafodelista"/>
        <w:ind w:left="2145"/>
        <w:rPr>
          <w:rFonts w:ascii="Century Gothic" w:eastAsia="Tahoma" w:hAnsi="Century Gothic"/>
          <w:szCs w:val="20"/>
          <w:lang w:val="es-MX"/>
        </w:rPr>
      </w:pPr>
      <w:r w:rsidRPr="00F2354B">
        <w:rPr>
          <w:rFonts w:ascii="Century Gothic" w:eastAsia="Tahoma" w:hAnsi="Century Gothic"/>
          <w:szCs w:val="20"/>
          <w:lang w:val="es-MX"/>
        </w:rPr>
        <w:t xml:space="preserve">Si tiene un </w:t>
      </w:r>
      <w:proofErr w:type="gramStart"/>
      <w:r w:rsidRPr="00F2354B">
        <w:rPr>
          <w:rFonts w:ascii="Century Gothic" w:eastAsia="Tahoma" w:hAnsi="Century Gothic"/>
          <w:szCs w:val="20"/>
          <w:lang w:val="es-MX"/>
        </w:rPr>
        <w:t>status</w:t>
      </w:r>
      <w:proofErr w:type="gramEnd"/>
      <w:r w:rsidRPr="00F2354B">
        <w:rPr>
          <w:rFonts w:ascii="Century Gothic" w:eastAsia="Tahoma" w:hAnsi="Century Gothic"/>
          <w:szCs w:val="20"/>
          <w:lang w:val="es-MX"/>
        </w:rPr>
        <w:t xml:space="preserve"> de </w:t>
      </w:r>
      <w:r>
        <w:rPr>
          <w:rFonts w:ascii="Century Gothic" w:eastAsia="Tahoma" w:hAnsi="Century Gothic"/>
          <w:szCs w:val="20"/>
          <w:lang w:val="es-MX"/>
        </w:rPr>
        <w:t>“</w:t>
      </w:r>
      <w:proofErr w:type="spellStart"/>
      <w:r w:rsidRPr="00F2354B">
        <w:rPr>
          <w:rFonts w:ascii="Century Gothic" w:eastAsia="Tahoma" w:hAnsi="Century Gothic"/>
          <w:szCs w:val="20"/>
          <w:lang w:val="es-MX"/>
        </w:rPr>
        <w:t>started</w:t>
      </w:r>
      <w:proofErr w:type="spellEnd"/>
      <w:r>
        <w:rPr>
          <w:rFonts w:ascii="Century Gothic" w:eastAsia="Tahoma" w:hAnsi="Century Gothic"/>
          <w:szCs w:val="20"/>
          <w:lang w:val="es-MX"/>
        </w:rPr>
        <w:t xml:space="preserve">” el proceso se detiene e imprimirá en </w:t>
      </w:r>
      <w:proofErr w:type="spellStart"/>
      <w:r>
        <w:rPr>
          <w:rFonts w:ascii="Century Gothic" w:eastAsia="Tahoma" w:hAnsi="Century Gothic"/>
          <w:szCs w:val="20"/>
          <w:lang w:val="es-MX"/>
        </w:rPr>
        <w:t>patalla</w:t>
      </w:r>
      <w:proofErr w:type="spellEnd"/>
      <w:r>
        <w:rPr>
          <w:rFonts w:ascii="Century Gothic" w:eastAsia="Tahoma" w:hAnsi="Century Gothic"/>
          <w:szCs w:val="20"/>
          <w:lang w:val="es-MX"/>
        </w:rPr>
        <w:t xml:space="preserve"> que el proceso ya </w:t>
      </w:r>
      <w:proofErr w:type="spellStart"/>
      <w:r>
        <w:rPr>
          <w:rFonts w:ascii="Century Gothic" w:eastAsia="Tahoma" w:hAnsi="Century Gothic"/>
          <w:szCs w:val="20"/>
          <w:lang w:val="es-MX"/>
        </w:rPr>
        <w:t>esta</w:t>
      </w:r>
      <w:proofErr w:type="spellEnd"/>
      <w:r>
        <w:rPr>
          <w:rFonts w:ascii="Century Gothic" w:eastAsia="Tahoma" w:hAnsi="Century Gothic"/>
          <w:szCs w:val="20"/>
          <w:lang w:val="es-MX"/>
        </w:rPr>
        <w:t xml:space="preserve"> arriba</w:t>
      </w:r>
    </w:p>
    <w:p w14:paraId="7A88EEA9" w14:textId="56C93B0A" w:rsidR="00F2354B" w:rsidRDefault="00F2354B" w:rsidP="00F2354B">
      <w:pPr>
        <w:pStyle w:val="Prrafodelista"/>
        <w:ind w:left="2145"/>
        <w:rPr>
          <w:rFonts w:ascii="Century Gothic" w:eastAsia="Tahoma" w:hAnsi="Century Gothic"/>
          <w:szCs w:val="20"/>
          <w:lang w:val="es-MX"/>
        </w:rPr>
      </w:pPr>
      <w:r>
        <w:rPr>
          <w:rFonts w:ascii="Century Gothic" w:eastAsia="Tahoma" w:hAnsi="Century Gothic"/>
          <w:szCs w:val="20"/>
          <w:lang w:val="es-MX"/>
        </w:rPr>
        <w:t>Si tiene un estatus de “</w:t>
      </w:r>
      <w:proofErr w:type="spellStart"/>
      <w:r>
        <w:rPr>
          <w:rFonts w:ascii="Century Gothic" w:eastAsia="Tahoma" w:hAnsi="Century Gothic"/>
          <w:szCs w:val="20"/>
          <w:lang w:val="es-MX"/>
        </w:rPr>
        <w:t>stopped</w:t>
      </w:r>
      <w:proofErr w:type="spellEnd"/>
      <w:r>
        <w:rPr>
          <w:rFonts w:ascii="Century Gothic" w:eastAsia="Tahoma" w:hAnsi="Century Gothic"/>
          <w:szCs w:val="20"/>
          <w:lang w:val="es-MX"/>
        </w:rPr>
        <w:t>” se inicia el proceso para levantar el proceso.</w:t>
      </w:r>
    </w:p>
    <w:p w14:paraId="00EAD883" w14:textId="5F9ACBCC" w:rsidR="00F2354B" w:rsidRPr="00F2354B" w:rsidRDefault="00F2354B" w:rsidP="00F2354B">
      <w:pPr>
        <w:pStyle w:val="Prrafodelista"/>
        <w:ind w:left="2145"/>
        <w:rPr>
          <w:rFonts w:ascii="Century Gothic" w:eastAsia="Tahoma" w:hAnsi="Century Gothic"/>
          <w:szCs w:val="20"/>
          <w:lang w:val="es-MX"/>
        </w:rPr>
      </w:pPr>
      <w:r>
        <w:rPr>
          <w:rFonts w:ascii="Century Gothic" w:eastAsia="Tahoma" w:hAnsi="Century Gothic"/>
          <w:szCs w:val="20"/>
          <w:lang w:val="es-MX"/>
        </w:rPr>
        <w:t>Si tiene estatus de “</w:t>
      </w:r>
      <w:proofErr w:type="spellStart"/>
      <w:r>
        <w:rPr>
          <w:rFonts w:ascii="Century Gothic" w:eastAsia="Tahoma" w:hAnsi="Century Gothic"/>
          <w:szCs w:val="20"/>
          <w:lang w:val="es-MX"/>
        </w:rPr>
        <w:t>Exception</w:t>
      </w:r>
      <w:proofErr w:type="spellEnd"/>
      <w:r>
        <w:rPr>
          <w:rFonts w:ascii="Century Gothic" w:eastAsia="Tahoma" w:hAnsi="Century Gothic"/>
          <w:szCs w:val="20"/>
          <w:lang w:val="es-MX"/>
        </w:rPr>
        <w:t xml:space="preserve">” </w:t>
      </w:r>
      <w:r w:rsidR="008B268C">
        <w:rPr>
          <w:rFonts w:ascii="Century Gothic" w:eastAsia="Tahoma" w:hAnsi="Century Gothic"/>
          <w:szCs w:val="20"/>
          <w:lang w:val="es-MX"/>
        </w:rPr>
        <w:t>se</w:t>
      </w:r>
      <w:r>
        <w:rPr>
          <w:rFonts w:ascii="Century Gothic" w:eastAsia="Tahoma" w:hAnsi="Century Gothic"/>
          <w:szCs w:val="20"/>
          <w:lang w:val="es-MX"/>
        </w:rPr>
        <w:t xml:space="preserve"> aplica inicio de </w:t>
      </w:r>
      <w:proofErr w:type="spellStart"/>
      <w:r w:rsidRPr="00F2354B">
        <w:rPr>
          <w:rFonts w:ascii="Century Gothic" w:eastAsia="Tahoma" w:hAnsi="Century Gothic"/>
          <w:szCs w:val="20"/>
          <w:lang w:val="es-MX"/>
        </w:rPr>
        <w:t>sag_bootstrap</w:t>
      </w:r>
      <w:proofErr w:type="spellEnd"/>
      <w:r w:rsidRPr="00F2354B">
        <w:rPr>
          <w:rFonts w:ascii="Century Gothic" w:eastAsia="Tahoma" w:hAnsi="Century Gothic"/>
          <w:szCs w:val="20"/>
          <w:lang w:val="es-MX"/>
        </w:rPr>
        <w:t xml:space="preserve"> </w:t>
      </w:r>
      <w:proofErr w:type="spellStart"/>
      <w:r w:rsidRPr="00F2354B">
        <w:rPr>
          <w:rFonts w:ascii="Century Gothic" w:eastAsia="Tahoma" w:hAnsi="Century Gothic"/>
          <w:szCs w:val="20"/>
          <w:lang w:val="es-MX"/>
        </w:rPr>
        <w:t>start</w:t>
      </w:r>
      <w:proofErr w:type="spellEnd"/>
      <w:r>
        <w:rPr>
          <w:rFonts w:ascii="Century Gothic" w:eastAsia="Tahoma" w:hAnsi="Century Gothic"/>
          <w:szCs w:val="20"/>
          <w:lang w:val="es-MX"/>
        </w:rPr>
        <w:t>, esperar 30 segundos y posteriormente lanzar el comando para iniciar el servicio</w:t>
      </w:r>
    </w:p>
    <w:p w14:paraId="5543C71F" w14:textId="65BC75FC" w:rsidR="00F2354B" w:rsidRDefault="00F2354B" w:rsidP="00F2354B">
      <w:pPr>
        <w:pStyle w:val="Prrafodelista"/>
        <w:ind w:left="2145"/>
        <w:rPr>
          <w:rFonts w:ascii="Century Gothic" w:eastAsia="Tahoma" w:hAnsi="Century Gothic"/>
          <w:szCs w:val="20"/>
        </w:rPr>
      </w:pPr>
      <w:r w:rsidRPr="00F2354B">
        <w:rPr>
          <w:rFonts w:ascii="Century Gothic" w:eastAsia="Tahoma" w:hAnsi="Century Gothic"/>
          <w:szCs w:val="20"/>
        </w:rPr>
        <w:lastRenderedPageBreak/>
        <w:drawing>
          <wp:inline distT="0" distB="0" distL="0" distR="0" wp14:anchorId="0A071FE3" wp14:editId="77CEC5E6">
            <wp:extent cx="5612130" cy="532257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E7DC" w14:textId="305F2E0A" w:rsidR="00AC350A" w:rsidRDefault="00B406E9" w:rsidP="00AC350A">
      <w:pPr>
        <w:pStyle w:val="Prrafodelista"/>
        <w:ind w:left="1425"/>
        <w:rPr>
          <w:rFonts w:ascii="Century Gothic" w:eastAsia="Tahoma" w:hAnsi="Century Gothic"/>
          <w:szCs w:val="20"/>
        </w:rPr>
      </w:pPr>
      <w:r w:rsidRPr="00B406E9">
        <w:rPr>
          <w:noProof/>
        </w:rPr>
        <w:t xml:space="preserve"> </w:t>
      </w:r>
    </w:p>
    <w:p w14:paraId="693D82BE" w14:textId="7050B1BE" w:rsidR="00AC350A" w:rsidRDefault="00AC350A" w:rsidP="00AC350A">
      <w:pPr>
        <w:rPr>
          <w:rFonts w:ascii="Century Gothic" w:eastAsia="Tahoma" w:hAnsi="Century Gothic"/>
          <w:szCs w:val="20"/>
        </w:rPr>
      </w:pPr>
    </w:p>
    <w:p w14:paraId="62BFB7FD" w14:textId="77777777" w:rsidR="0010792C" w:rsidRDefault="0010792C" w:rsidP="00AC350A">
      <w:pPr>
        <w:rPr>
          <w:rFonts w:ascii="Century Gothic" w:eastAsia="Tahoma" w:hAnsi="Century Gothic"/>
          <w:szCs w:val="20"/>
        </w:rPr>
      </w:pPr>
    </w:p>
    <w:p w14:paraId="32E4F15F" w14:textId="5B0CB20B" w:rsidR="00F2354B" w:rsidRDefault="00FE43CC" w:rsidP="00AC350A">
      <w:pPr>
        <w:pStyle w:val="Prrafodelista"/>
        <w:numPr>
          <w:ilvl w:val="0"/>
          <w:numId w:val="31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Se inicia </w:t>
      </w:r>
      <w:r w:rsidR="00F2354B">
        <w:rPr>
          <w:rFonts w:ascii="Century Gothic" w:eastAsia="Tahoma" w:hAnsi="Century Gothic"/>
          <w:szCs w:val="20"/>
        </w:rPr>
        <w:t xml:space="preserve">con la función </w:t>
      </w:r>
      <w:r w:rsidR="003D3685">
        <w:rPr>
          <w:rFonts w:ascii="Century Gothic" w:eastAsia="Tahoma" w:hAnsi="Century Gothic"/>
          <w:szCs w:val="20"/>
        </w:rPr>
        <w:t>“</w:t>
      </w:r>
      <w:proofErr w:type="spellStart"/>
      <w:r w:rsidR="00F2354B" w:rsidRPr="00F2354B">
        <w:rPr>
          <w:rFonts w:ascii="Century Gothic" w:eastAsia="Tahoma" w:hAnsi="Century Gothic"/>
          <w:szCs w:val="20"/>
        </w:rPr>
        <w:t>iniciproceso</w:t>
      </w:r>
      <w:proofErr w:type="spellEnd"/>
      <w:r w:rsidR="003D3685">
        <w:rPr>
          <w:rFonts w:ascii="Century Gothic" w:eastAsia="Tahoma" w:hAnsi="Century Gothic"/>
          <w:szCs w:val="20"/>
        </w:rPr>
        <w:t>”</w:t>
      </w:r>
      <w:r w:rsidR="00F2354B">
        <w:rPr>
          <w:rFonts w:ascii="Century Gothic" w:eastAsia="Tahoma" w:hAnsi="Century Gothic"/>
          <w:szCs w:val="20"/>
        </w:rPr>
        <w:t xml:space="preserve"> e </w:t>
      </w:r>
      <w:proofErr w:type="spellStart"/>
      <w:r w:rsidR="00F2354B">
        <w:rPr>
          <w:rFonts w:ascii="Century Gothic" w:eastAsia="Tahoma" w:hAnsi="Century Gothic"/>
          <w:szCs w:val="20"/>
        </w:rPr>
        <w:t>inicialición</w:t>
      </w:r>
      <w:proofErr w:type="spellEnd"/>
      <w:r w:rsidR="00F2354B">
        <w:rPr>
          <w:rFonts w:ascii="Century Gothic" w:eastAsia="Tahoma" w:hAnsi="Century Gothic"/>
          <w:szCs w:val="20"/>
        </w:rPr>
        <w:t xml:space="preserve"> de variables</w:t>
      </w:r>
    </w:p>
    <w:p w14:paraId="5E2C728B" w14:textId="3A08D908" w:rsidR="00F2354B" w:rsidRDefault="00F2354B" w:rsidP="00F2354B">
      <w:pPr>
        <w:pStyle w:val="Prrafodelista"/>
        <w:ind w:left="1425"/>
        <w:rPr>
          <w:rFonts w:ascii="Century Gothic" w:eastAsia="Tahoma" w:hAnsi="Century Gothic"/>
          <w:szCs w:val="20"/>
        </w:rPr>
      </w:pPr>
      <w:r w:rsidRPr="00F2354B">
        <w:rPr>
          <w:rFonts w:ascii="Century Gothic" w:eastAsia="Tahoma" w:hAnsi="Century Gothic"/>
          <w:szCs w:val="20"/>
        </w:rPr>
        <w:lastRenderedPageBreak/>
        <w:drawing>
          <wp:inline distT="0" distB="0" distL="0" distR="0" wp14:anchorId="007AD443" wp14:editId="4D7C2B5B">
            <wp:extent cx="5612130" cy="189484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FBBF" w14:textId="383B8676" w:rsidR="00AC350A" w:rsidRDefault="003D3685" w:rsidP="00AC350A">
      <w:pPr>
        <w:pStyle w:val="Prrafodelista"/>
        <w:numPr>
          <w:ilvl w:val="0"/>
          <w:numId w:val="31"/>
        </w:numPr>
        <w:rPr>
          <w:ins w:id="44" w:author="Mariana Gonzalez Buendia" w:date="2020-06-17T16:55:00Z"/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Una vez terminada la función del paso 3 se procede a validar lo siguiente</w:t>
      </w:r>
      <w:r w:rsidR="00FC1C4E">
        <w:rPr>
          <w:rFonts w:ascii="Century Gothic" w:eastAsia="Tahoma" w:hAnsi="Century Gothic"/>
          <w:szCs w:val="20"/>
        </w:rPr>
        <w:t>:</w:t>
      </w:r>
      <w:r w:rsidR="00AC350A">
        <w:rPr>
          <w:rFonts w:ascii="Century Gothic" w:eastAsia="Tahoma" w:hAnsi="Century Gothic"/>
          <w:szCs w:val="20"/>
        </w:rPr>
        <w:t xml:space="preserve"> </w:t>
      </w:r>
    </w:p>
    <w:p w14:paraId="25D26FD5" w14:textId="5ADE299A" w:rsidR="003910C7" w:rsidRDefault="003D3685" w:rsidP="003910C7">
      <w:pPr>
        <w:pStyle w:val="Prrafodelista"/>
        <w:numPr>
          <w:ilvl w:val="1"/>
          <w:numId w:val="31"/>
        </w:numPr>
        <w:rPr>
          <w:rFonts w:ascii="Century Gothic" w:eastAsia="Tahoma" w:hAnsi="Century Gothic"/>
          <w:szCs w:val="20"/>
        </w:rPr>
      </w:pPr>
      <w:proofErr w:type="spellStart"/>
      <w:r>
        <w:rPr>
          <w:rFonts w:ascii="Century Gothic" w:eastAsia="Tahoma" w:hAnsi="Century Gothic"/>
          <w:szCs w:val="20"/>
        </w:rPr>
        <w:t>Evalua</w:t>
      </w:r>
      <w:proofErr w:type="spellEnd"/>
      <w:r>
        <w:rPr>
          <w:rFonts w:ascii="Century Gothic" w:eastAsia="Tahoma" w:hAnsi="Century Gothic"/>
          <w:szCs w:val="20"/>
        </w:rPr>
        <w:t xml:space="preserve"> el estatus del proceso cuando la variable </w:t>
      </w:r>
      <w:r w:rsidRPr="003D3685">
        <w:rPr>
          <w:rFonts w:ascii="Century Gothic" w:eastAsia="Tahoma" w:hAnsi="Century Gothic"/>
          <w:b/>
          <w:bCs/>
          <w:szCs w:val="20"/>
        </w:rPr>
        <w:t>respuesta</w:t>
      </w:r>
      <w:r>
        <w:rPr>
          <w:rFonts w:ascii="Century Gothic" w:eastAsia="Tahoma" w:hAnsi="Century Gothic"/>
          <w:b/>
          <w:bCs/>
          <w:szCs w:val="20"/>
        </w:rPr>
        <w:t>=1</w:t>
      </w:r>
      <w:r>
        <w:rPr>
          <w:rFonts w:ascii="Century Gothic" w:eastAsia="Tahoma" w:hAnsi="Century Gothic"/>
          <w:szCs w:val="20"/>
        </w:rPr>
        <w:t xml:space="preserve"> el proceso esta levantado, si </w:t>
      </w:r>
      <w:r w:rsidRPr="003D3685">
        <w:rPr>
          <w:rFonts w:ascii="Century Gothic" w:eastAsia="Tahoma" w:hAnsi="Century Gothic"/>
          <w:b/>
          <w:bCs/>
          <w:szCs w:val="20"/>
        </w:rPr>
        <w:t>respuesta</w:t>
      </w:r>
      <w:r>
        <w:rPr>
          <w:rFonts w:ascii="Century Gothic" w:eastAsia="Tahoma" w:hAnsi="Century Gothic"/>
          <w:b/>
          <w:bCs/>
          <w:szCs w:val="20"/>
        </w:rPr>
        <w:t>=</w:t>
      </w:r>
      <w:r>
        <w:rPr>
          <w:rFonts w:ascii="Century Gothic" w:eastAsia="Tahoma" w:hAnsi="Century Gothic"/>
          <w:b/>
          <w:bCs/>
          <w:szCs w:val="20"/>
        </w:rPr>
        <w:t xml:space="preserve">0 </w:t>
      </w:r>
      <w:r>
        <w:rPr>
          <w:rFonts w:ascii="Century Gothic" w:eastAsia="Tahoma" w:hAnsi="Century Gothic"/>
          <w:szCs w:val="20"/>
        </w:rPr>
        <w:t xml:space="preserve">el proceso no </w:t>
      </w:r>
      <w:proofErr w:type="spellStart"/>
      <w:r>
        <w:rPr>
          <w:rFonts w:ascii="Century Gothic" w:eastAsia="Tahoma" w:hAnsi="Century Gothic"/>
          <w:szCs w:val="20"/>
        </w:rPr>
        <w:t>esta</w:t>
      </w:r>
      <w:proofErr w:type="spellEnd"/>
      <w:r>
        <w:rPr>
          <w:rFonts w:ascii="Century Gothic" w:eastAsia="Tahoma" w:hAnsi="Century Gothic"/>
          <w:szCs w:val="20"/>
        </w:rPr>
        <w:t xml:space="preserve"> </w:t>
      </w:r>
      <w:proofErr w:type="spellStart"/>
      <w:proofErr w:type="gramStart"/>
      <w:r>
        <w:rPr>
          <w:rFonts w:ascii="Century Gothic" w:eastAsia="Tahoma" w:hAnsi="Century Gothic"/>
          <w:szCs w:val="20"/>
        </w:rPr>
        <w:t>levantdo</w:t>
      </w:r>
      <w:proofErr w:type="spellEnd"/>
      <w:r>
        <w:rPr>
          <w:rFonts w:ascii="Century Gothic" w:eastAsia="Tahoma" w:hAnsi="Century Gothic"/>
          <w:szCs w:val="20"/>
        </w:rPr>
        <w:t xml:space="preserve"> .</w:t>
      </w:r>
      <w:proofErr w:type="gramEnd"/>
      <w:r>
        <w:rPr>
          <w:rFonts w:ascii="Century Gothic" w:eastAsia="Tahoma" w:hAnsi="Century Gothic"/>
          <w:szCs w:val="20"/>
        </w:rPr>
        <w:t xml:space="preserve"> </w:t>
      </w:r>
    </w:p>
    <w:p w14:paraId="2BFF7618" w14:textId="4E3E45B2" w:rsidR="00FC1C4E" w:rsidRDefault="003D3685" w:rsidP="003910C7">
      <w:pPr>
        <w:pStyle w:val="Prrafodelista"/>
        <w:numPr>
          <w:ilvl w:val="1"/>
          <w:numId w:val="31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Si han pasado 3 minutos entonces lanza de nueva cuenta </w:t>
      </w:r>
      <w:proofErr w:type="gramStart"/>
      <w:r>
        <w:rPr>
          <w:rFonts w:ascii="Century Gothic" w:eastAsia="Tahoma" w:hAnsi="Century Gothic"/>
          <w:szCs w:val="20"/>
        </w:rPr>
        <w:t xml:space="preserve">el  </w:t>
      </w:r>
      <w:proofErr w:type="spellStart"/>
      <w:r>
        <w:rPr>
          <w:rFonts w:ascii="Century Gothic" w:eastAsia="Tahoma" w:hAnsi="Century Gothic"/>
          <w:szCs w:val="20"/>
        </w:rPr>
        <w:t>start</w:t>
      </w:r>
      <w:proofErr w:type="spellEnd"/>
      <w:proofErr w:type="gramEnd"/>
      <w:r>
        <w:rPr>
          <w:rFonts w:ascii="Century Gothic" w:eastAsia="Tahoma" w:hAnsi="Century Gothic"/>
          <w:szCs w:val="20"/>
        </w:rPr>
        <w:t xml:space="preserve"> del aplicativo</w:t>
      </w:r>
      <w:r w:rsidR="00FC1C4E">
        <w:rPr>
          <w:rFonts w:ascii="Century Gothic" w:eastAsia="Tahoma" w:hAnsi="Century Gothic"/>
          <w:szCs w:val="20"/>
        </w:rPr>
        <w:t>.</w:t>
      </w:r>
    </w:p>
    <w:p w14:paraId="460493D5" w14:textId="6EE7520B" w:rsidR="003D3685" w:rsidRDefault="003D3685" w:rsidP="003910C7">
      <w:pPr>
        <w:pStyle w:val="Prrafodelista"/>
        <w:numPr>
          <w:ilvl w:val="1"/>
          <w:numId w:val="31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Si llega a 5 minutos entonces termina el proceso ya que </w:t>
      </w:r>
      <w:proofErr w:type="spellStart"/>
      <w:r>
        <w:rPr>
          <w:rFonts w:ascii="Century Gothic" w:eastAsia="Tahoma" w:hAnsi="Century Gothic"/>
          <w:szCs w:val="20"/>
        </w:rPr>
        <w:t>excedio</w:t>
      </w:r>
      <w:proofErr w:type="spellEnd"/>
      <w:r>
        <w:rPr>
          <w:rFonts w:ascii="Century Gothic" w:eastAsia="Tahoma" w:hAnsi="Century Gothic"/>
          <w:szCs w:val="20"/>
        </w:rPr>
        <w:t xml:space="preserve"> el tiempo para </w:t>
      </w:r>
      <w:proofErr w:type="spellStart"/>
      <w:r>
        <w:rPr>
          <w:rFonts w:ascii="Century Gothic" w:eastAsia="Tahoma" w:hAnsi="Century Gothic"/>
          <w:szCs w:val="20"/>
        </w:rPr>
        <w:t>levanatar</w:t>
      </w:r>
      <w:proofErr w:type="spellEnd"/>
      <w:r>
        <w:rPr>
          <w:rFonts w:ascii="Century Gothic" w:eastAsia="Tahoma" w:hAnsi="Century Gothic"/>
          <w:szCs w:val="20"/>
        </w:rPr>
        <w:t xml:space="preserve"> proceso.</w:t>
      </w:r>
    </w:p>
    <w:p w14:paraId="3B4367E2" w14:textId="77777777" w:rsidR="003D3685" w:rsidRDefault="003D3685" w:rsidP="005B2CDD">
      <w:pPr>
        <w:pStyle w:val="Prrafodelista"/>
        <w:ind w:left="2145"/>
        <w:rPr>
          <w:rFonts w:ascii="Century Gothic" w:eastAsia="Tahoma" w:hAnsi="Century Gothic"/>
          <w:szCs w:val="20"/>
        </w:rPr>
      </w:pPr>
    </w:p>
    <w:p w14:paraId="122C2656" w14:textId="70A77F4E" w:rsidR="00FC1C4E" w:rsidRDefault="003D3685" w:rsidP="00FC1C4E">
      <w:pPr>
        <w:pStyle w:val="Prrafodelista"/>
        <w:ind w:left="2145"/>
        <w:rPr>
          <w:ins w:id="45" w:author="Mariana Gonzalez Buendia" w:date="2020-06-17T16:58:00Z"/>
          <w:rFonts w:ascii="Century Gothic" w:eastAsia="Tahoma" w:hAnsi="Century Gothic"/>
          <w:szCs w:val="20"/>
        </w:rPr>
      </w:pPr>
      <w:r w:rsidRPr="003D3685">
        <w:rPr>
          <w:rFonts w:ascii="Century Gothic" w:eastAsia="Tahoma" w:hAnsi="Century Gothic"/>
          <w:szCs w:val="20"/>
        </w:rPr>
        <w:drawing>
          <wp:inline distT="0" distB="0" distL="0" distR="0" wp14:anchorId="64CBD09D" wp14:editId="109D78B7">
            <wp:extent cx="5612130" cy="410146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31F6" w14:textId="60B8A05E" w:rsidR="00CE6B04" w:rsidRDefault="00CE6B04" w:rsidP="00CE6B04">
      <w:pPr>
        <w:pStyle w:val="Prrafodelista"/>
        <w:ind w:left="1425"/>
        <w:rPr>
          <w:rFonts w:ascii="Century Gothic" w:eastAsia="Tahoma" w:hAnsi="Century Gothic"/>
          <w:szCs w:val="20"/>
        </w:rPr>
      </w:pPr>
    </w:p>
    <w:p w14:paraId="69075601" w14:textId="7F4CFEFA" w:rsidR="006D60D9" w:rsidRPr="000D51ED" w:rsidRDefault="006D60D9" w:rsidP="00D7663C">
      <w:pPr>
        <w:ind w:left="1785"/>
        <w:jc w:val="both"/>
        <w:rPr>
          <w:rFonts w:ascii="Century Gothic" w:eastAsia="Tahoma" w:hAnsi="Century Gothic" w:cs="Times New Roman"/>
          <w:sz w:val="20"/>
          <w:szCs w:val="20"/>
          <w:lang w:val="es-ES" w:eastAsia="es-ES"/>
        </w:rPr>
      </w:pPr>
    </w:p>
    <w:p w14:paraId="418273B2" w14:textId="632ABB80" w:rsidR="00D7663C" w:rsidRPr="00D7663C" w:rsidRDefault="00A110BE" w:rsidP="00D7663C">
      <w:pPr>
        <w:pStyle w:val="Prrafodelista"/>
        <w:numPr>
          <w:ilvl w:val="1"/>
          <w:numId w:val="31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Si salió del ciclo </w:t>
      </w:r>
      <w:proofErr w:type="spellStart"/>
      <w:r>
        <w:rPr>
          <w:rFonts w:ascii="Century Gothic" w:eastAsia="Tahoma" w:hAnsi="Century Gothic"/>
          <w:szCs w:val="20"/>
        </w:rPr>
        <w:t>while</w:t>
      </w:r>
      <w:proofErr w:type="spellEnd"/>
      <w:r>
        <w:rPr>
          <w:rFonts w:ascii="Century Gothic" w:eastAsia="Tahoma" w:hAnsi="Century Gothic"/>
          <w:szCs w:val="20"/>
        </w:rPr>
        <w:t xml:space="preserve"> significa </w:t>
      </w:r>
      <w:proofErr w:type="gramStart"/>
      <w:r>
        <w:rPr>
          <w:rFonts w:ascii="Century Gothic" w:eastAsia="Tahoma" w:hAnsi="Century Gothic"/>
          <w:szCs w:val="20"/>
        </w:rPr>
        <w:t xml:space="preserve">que </w:t>
      </w:r>
      <w:r w:rsidR="00DE5A84">
        <w:rPr>
          <w:rFonts w:ascii="Century Gothic" w:eastAsia="Tahoma" w:hAnsi="Century Gothic"/>
          <w:szCs w:val="20"/>
        </w:rPr>
        <w:t xml:space="preserve"> levanto</w:t>
      </w:r>
      <w:proofErr w:type="gramEnd"/>
      <w:r w:rsidR="00DE5A84">
        <w:rPr>
          <w:rFonts w:ascii="Century Gothic" w:eastAsia="Tahoma" w:hAnsi="Century Gothic"/>
          <w:szCs w:val="20"/>
        </w:rPr>
        <w:t xml:space="preserve"> de manera correcta</w:t>
      </w:r>
      <w:r w:rsidR="00A227A9">
        <w:rPr>
          <w:rFonts w:ascii="Century Gothic" w:eastAsia="Tahoma" w:hAnsi="Century Gothic"/>
          <w:szCs w:val="20"/>
        </w:rPr>
        <w:t>.</w:t>
      </w:r>
    </w:p>
    <w:p w14:paraId="40FBE8DF" w14:textId="7BB70E1D" w:rsidR="00D7663C" w:rsidRPr="00D7663C" w:rsidRDefault="00DE5A84" w:rsidP="00D7663C">
      <w:pPr>
        <w:ind w:left="1785"/>
        <w:jc w:val="both"/>
        <w:rPr>
          <w:rFonts w:ascii="Century Gothic" w:eastAsia="Tahoma" w:hAnsi="Century Gothic" w:cs="Times New Roman"/>
          <w:sz w:val="20"/>
          <w:szCs w:val="20"/>
          <w:lang w:val="es-ES" w:eastAsia="es-ES"/>
        </w:rPr>
      </w:pPr>
      <w:r w:rsidRPr="00DE5A84">
        <w:rPr>
          <w:rFonts w:ascii="Century Gothic" w:eastAsia="Tahoma" w:hAnsi="Century Gothic" w:cs="Times New Roman"/>
          <w:noProof/>
          <w:sz w:val="20"/>
          <w:szCs w:val="20"/>
          <w:lang w:val="es-ES" w:eastAsia="es-ES"/>
        </w:rPr>
        <w:drawing>
          <wp:inline distT="0" distB="0" distL="0" distR="0" wp14:anchorId="38A557BC" wp14:editId="3A23A209">
            <wp:extent cx="5372850" cy="1400370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271E" w14:textId="0DCF6B4F" w:rsidR="00D7663C" w:rsidRDefault="00D7663C" w:rsidP="00D7663C">
      <w:pPr>
        <w:ind w:left="1785"/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</w:p>
    <w:p w14:paraId="4DDC87BD" w14:textId="4B6513EB" w:rsidR="009C0EF0" w:rsidRDefault="00DE5A84" w:rsidP="002B6E75">
      <w:pPr>
        <w:pStyle w:val="EstiloTtulo1Antes6ptoDespus3ptoInterlineadoMn"/>
        <w:numPr>
          <w:ilvl w:val="0"/>
          <w:numId w:val="37"/>
        </w:numPr>
        <w:rPr>
          <w:rFonts w:ascii="Century Gothic" w:hAnsi="Century Gothic"/>
          <w:lang w:val="fr-CA"/>
        </w:rPr>
      </w:pPr>
      <w:r>
        <w:rPr>
          <w:rFonts w:ascii="Century Gothic" w:hAnsi="Century Gothic"/>
          <w:lang w:val="fr-CA"/>
        </w:rPr>
        <w:t xml:space="preserve"> </w:t>
      </w:r>
      <w:bookmarkStart w:id="46" w:name="_Toc45626503"/>
      <w:r w:rsidR="0088323A">
        <w:rPr>
          <w:rFonts w:ascii="Century Gothic" w:hAnsi="Century Gothic"/>
          <w:lang w:val="fr-CA"/>
        </w:rPr>
        <w:t>stop_sag</w:t>
      </w:r>
      <w:r w:rsidR="009C0EF0" w:rsidRPr="009C0EF0">
        <w:rPr>
          <w:rFonts w:ascii="Century Gothic" w:hAnsi="Century Gothic"/>
          <w:lang w:val="fr-CA"/>
        </w:rPr>
        <w:t>.sh</w:t>
      </w:r>
      <w:bookmarkEnd w:id="46"/>
    </w:p>
    <w:p w14:paraId="163EC63F" w14:textId="01E759C2" w:rsidR="00FE4B8D" w:rsidRDefault="0088323A" w:rsidP="0088323A">
      <w:pPr>
        <w:pStyle w:val="Prrafodelista"/>
        <w:ind w:left="0"/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noProof/>
          <w:szCs w:val="20"/>
        </w:rPr>
        <w:drawing>
          <wp:inline distT="0" distB="0" distL="0" distR="0" wp14:anchorId="24E0F649" wp14:editId="32E12223">
            <wp:extent cx="2028825" cy="2447925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446CF" w14:textId="7A496960" w:rsidR="000972C9" w:rsidRPr="006B75E5" w:rsidRDefault="000972C9" w:rsidP="000972C9">
      <w:pPr>
        <w:jc w:val="both"/>
        <w:rPr>
          <w:rFonts w:ascii="Century Gothic" w:eastAsia="Tahoma" w:hAnsi="Century Gothic" w:cs="Times New Roman"/>
          <w:sz w:val="20"/>
          <w:szCs w:val="20"/>
          <w:lang w:val="es-ES" w:eastAsia="es-ES"/>
        </w:rPr>
      </w:pP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Este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Shell es el script principal para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detener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el servicio se SAG.  Se encuentra en el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path</w:t>
      </w:r>
      <w:proofErr w:type="spell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“INDEVAL/</w:t>
      </w:r>
      <w:r w:rsidRPr="007F2E8A">
        <w:rPr>
          <w:rFonts w:ascii="Century Gothic" w:eastAsia="Tahoma" w:hAnsi="Century Gothic" w:cs="Times New Roman"/>
          <w:sz w:val="20"/>
          <w:szCs w:val="20"/>
          <w:lang w:eastAsia="es-ES"/>
        </w:rPr>
        <w:t>st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op</w:t>
      </w:r>
      <w:r w:rsidRPr="007F2E8A">
        <w:rPr>
          <w:rFonts w:ascii="Century Gothic" w:eastAsia="Tahoma" w:hAnsi="Century Gothic" w:cs="Times New Roman"/>
          <w:sz w:val="20"/>
          <w:szCs w:val="20"/>
          <w:lang w:eastAsia="es-ES"/>
        </w:rPr>
        <w:t>_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sag</w:t>
      </w:r>
      <w:r w:rsidRPr="007F2E8A">
        <w:rPr>
          <w:rFonts w:ascii="Century Gothic" w:eastAsia="Tahoma" w:hAnsi="Century Gothic" w:cs="Times New Roman"/>
          <w:sz w:val="20"/>
          <w:szCs w:val="20"/>
          <w:lang w:eastAsia="es-ES"/>
        </w:rPr>
        <w:t>.sh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”, cabe mencionar que este llama a otro script</w:t>
      </w:r>
      <w:r w:rsidRPr="006B75E5">
        <w:t xml:space="preserve"> </w:t>
      </w:r>
      <w:r>
        <w:t>“</w:t>
      </w:r>
      <w:proofErr w:type="gramStart"/>
      <w:r>
        <w:rPr>
          <w:rFonts w:ascii="Century Gothic" w:eastAsia="Tahoma" w:hAnsi="Century Gothic" w:cs="Times New Roman"/>
          <w:b/>
          <w:sz w:val="20"/>
          <w:szCs w:val="20"/>
          <w:lang w:eastAsia="es-ES"/>
        </w:rPr>
        <w:t>INDEVAL</w:t>
      </w:r>
      <w:r w:rsidRPr="001E1CD7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</w:t>
      </w:r>
      <w:r>
        <w:rPr>
          <w:rFonts w:ascii="Century Gothic" w:eastAsia="Tahoma" w:hAnsi="Century Gothic" w:cs="Times New Roman"/>
          <w:b/>
          <w:sz w:val="20"/>
          <w:szCs w:val="20"/>
          <w:lang w:eastAsia="es-ES"/>
        </w:rPr>
        <w:t>SAG/</w:t>
      </w:r>
      <w:r w:rsidRPr="007A6488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st</w:t>
      </w:r>
      <w:r>
        <w:rPr>
          <w:rFonts w:ascii="Century Gothic" w:eastAsia="Tahoma" w:hAnsi="Century Gothic" w:cs="Times New Roman"/>
          <w:b/>
          <w:sz w:val="20"/>
          <w:szCs w:val="20"/>
          <w:lang w:eastAsia="es-ES"/>
        </w:rPr>
        <w:t>op</w:t>
      </w:r>
      <w:r w:rsidRPr="007A6488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_</w:t>
      </w:r>
      <w:r>
        <w:rPr>
          <w:rFonts w:ascii="Century Gothic" w:eastAsia="Tahoma" w:hAnsi="Century Gothic" w:cs="Times New Roman"/>
          <w:b/>
          <w:sz w:val="20"/>
          <w:szCs w:val="20"/>
          <w:lang w:eastAsia="es-ES"/>
        </w:rPr>
        <w:t>sag</w:t>
      </w:r>
      <w:r w:rsidRPr="007A6488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.sh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”  el</w:t>
      </w:r>
      <w:proofErr w:type="gram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cual describiremos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mas</w:t>
      </w:r>
      <w:proofErr w:type="spell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adelante.</w:t>
      </w:r>
      <w:r w:rsidRPr="006B75E5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La bitácora de ejecución de este script se aloja en “</w:t>
      </w:r>
      <w:proofErr w:type="gramStart"/>
      <w:r w:rsidRPr="007A6488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INDEVAL/log</w:t>
      </w:r>
      <w:r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</w:t>
      </w:r>
      <w:r w:rsidRPr="007A6488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st</w:t>
      </w:r>
      <w:r w:rsidR="00FF35B4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op</w:t>
      </w:r>
      <w:r w:rsidRPr="007A6488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_</w:t>
      </w:r>
      <w:r>
        <w:rPr>
          <w:rFonts w:ascii="Century Gothic" w:eastAsia="Tahoma" w:hAnsi="Century Gothic" w:cs="Times New Roman"/>
          <w:b/>
          <w:sz w:val="20"/>
          <w:szCs w:val="20"/>
          <w:lang w:eastAsia="es-ES"/>
        </w:rPr>
        <w:t>sag</w:t>
      </w:r>
      <w:r w:rsidRPr="007A6488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.log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“</w:t>
      </w:r>
      <w:proofErr w:type="gramEnd"/>
    </w:p>
    <w:p w14:paraId="131D6F95" w14:textId="77777777" w:rsidR="000972C9" w:rsidRDefault="000972C9" w:rsidP="000972C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sz w:val="20"/>
          <w:szCs w:val="20"/>
          <w:lang w:eastAsia="es-ES"/>
        </w:rPr>
        <w:t>Consta de los siguientes pasos:</w:t>
      </w:r>
    </w:p>
    <w:p w14:paraId="6B4E6EAF" w14:textId="61BB7BC3" w:rsidR="000972C9" w:rsidRDefault="000972C9" w:rsidP="000972C9">
      <w:pPr>
        <w:pStyle w:val="Prrafodelista"/>
        <w:numPr>
          <w:ilvl w:val="0"/>
          <w:numId w:val="38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inicializado de variables de entorno</w:t>
      </w:r>
    </w:p>
    <w:p w14:paraId="7087DC20" w14:textId="6ECB6B71" w:rsidR="00717E2B" w:rsidRDefault="00717E2B" w:rsidP="00717E2B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717E2B">
        <w:rPr>
          <w:rFonts w:ascii="Century Gothic" w:eastAsia="Tahoma" w:hAnsi="Century Gothic"/>
          <w:szCs w:val="20"/>
        </w:rPr>
        <w:drawing>
          <wp:inline distT="0" distB="0" distL="0" distR="0" wp14:anchorId="0CE5D2E7" wp14:editId="67D89D57">
            <wp:extent cx="3934374" cy="1257475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929F" w14:textId="115A5D02" w:rsidR="00B36713" w:rsidRDefault="00B36713" w:rsidP="00B36713">
      <w:pPr>
        <w:pStyle w:val="Prrafodelista"/>
        <w:numPr>
          <w:ilvl w:val="0"/>
          <w:numId w:val="38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detiene</w:t>
      </w:r>
      <w:r>
        <w:rPr>
          <w:rFonts w:ascii="Century Gothic" w:eastAsia="Tahoma" w:hAnsi="Century Gothic"/>
          <w:szCs w:val="20"/>
        </w:rPr>
        <w:t xml:space="preserve"> servicio se </w:t>
      </w:r>
      <w:proofErr w:type="gramStart"/>
      <w:r>
        <w:rPr>
          <w:rFonts w:ascii="Century Gothic" w:eastAsia="Tahoma" w:hAnsi="Century Gothic"/>
          <w:szCs w:val="20"/>
        </w:rPr>
        <w:t xml:space="preserve">SAG </w:t>
      </w:r>
      <w:ins w:id="47" w:author="Mariana Gonzalez Buendia" w:date="2020-06-17T16:27:00Z">
        <w:r>
          <w:rPr>
            <w:rFonts w:ascii="Century Gothic" w:eastAsia="Tahoma" w:hAnsi="Century Gothic"/>
            <w:szCs w:val="20"/>
          </w:rPr>
          <w:t>,</w:t>
        </w:r>
        <w:proofErr w:type="gramEnd"/>
        <w:r>
          <w:rPr>
            <w:rFonts w:ascii="Century Gothic" w:eastAsia="Tahoma" w:hAnsi="Century Gothic"/>
            <w:szCs w:val="20"/>
          </w:rPr>
          <w:t xml:space="preserve"> </w:t>
        </w:r>
      </w:ins>
      <w:proofErr w:type="spellStart"/>
      <w:ins w:id="48" w:author="Mariana Gonzalez Buendia" w:date="2020-06-17T16:29:00Z">
        <w:r>
          <w:rPr>
            <w:rFonts w:ascii="Century Gothic" w:eastAsia="Tahoma" w:hAnsi="Century Gothic"/>
            <w:szCs w:val="20"/>
          </w:rPr>
          <w:t>ejectua</w:t>
        </w:r>
        <w:proofErr w:type="spellEnd"/>
        <w:r>
          <w:rPr>
            <w:rFonts w:ascii="Century Gothic" w:eastAsia="Tahoma" w:hAnsi="Century Gothic"/>
            <w:szCs w:val="20"/>
          </w:rPr>
          <w:t xml:space="preserve"> el </w:t>
        </w:r>
      </w:ins>
      <w:proofErr w:type="spellStart"/>
      <w:r>
        <w:rPr>
          <w:rFonts w:ascii="Century Gothic" w:eastAsia="Tahoma" w:hAnsi="Century Gothic"/>
          <w:szCs w:val="20"/>
        </w:rPr>
        <w:t>Subs</w:t>
      </w:r>
      <w:ins w:id="49" w:author="Mariana Gonzalez Buendia" w:date="2020-06-17T16:30:00Z">
        <w:r>
          <w:rPr>
            <w:rFonts w:ascii="Century Gothic" w:eastAsia="Tahoma" w:hAnsi="Century Gothic"/>
            <w:szCs w:val="20"/>
          </w:rPr>
          <w:t>hell</w:t>
        </w:r>
        <w:proofErr w:type="spellEnd"/>
        <w:r>
          <w:rPr>
            <w:rFonts w:ascii="Century Gothic" w:eastAsia="Tahoma" w:hAnsi="Century Gothic"/>
            <w:szCs w:val="20"/>
          </w:rPr>
          <w:t xml:space="preserve"> </w:t>
        </w:r>
      </w:ins>
      <w:ins w:id="50" w:author="Mariana Gonzalez Buendia" w:date="2020-06-17T16:29:00Z">
        <w:r>
          <w:rPr>
            <w:rFonts w:ascii="Century Gothic" w:eastAsia="Tahoma" w:hAnsi="Century Gothic"/>
            <w:szCs w:val="20"/>
          </w:rPr>
          <w:t>st</w:t>
        </w:r>
      </w:ins>
      <w:r>
        <w:rPr>
          <w:rFonts w:ascii="Century Gothic" w:eastAsia="Tahoma" w:hAnsi="Century Gothic"/>
          <w:szCs w:val="20"/>
        </w:rPr>
        <w:t>op</w:t>
      </w:r>
      <w:ins w:id="51" w:author="Mariana Gonzalez Buendia" w:date="2020-06-17T16:29:00Z">
        <w:r>
          <w:rPr>
            <w:rFonts w:ascii="Century Gothic" w:eastAsia="Tahoma" w:hAnsi="Century Gothic"/>
            <w:szCs w:val="20"/>
          </w:rPr>
          <w:t>_</w:t>
        </w:r>
      </w:ins>
      <w:r>
        <w:rPr>
          <w:rFonts w:ascii="Century Gothic" w:eastAsia="Tahoma" w:hAnsi="Century Gothic"/>
          <w:szCs w:val="20"/>
        </w:rPr>
        <w:t>sag</w:t>
      </w:r>
      <w:ins w:id="52" w:author="Mariana Gonzalez Buendia" w:date="2020-06-17T16:30:00Z">
        <w:r>
          <w:rPr>
            <w:rFonts w:ascii="Century Gothic" w:eastAsia="Tahoma" w:hAnsi="Century Gothic"/>
            <w:szCs w:val="20"/>
          </w:rPr>
          <w:t>.sh</w:t>
        </w:r>
      </w:ins>
      <w:ins w:id="53" w:author="Mariana Gonzalez Buendia" w:date="2020-06-17T16:29:00Z">
        <w:r>
          <w:rPr>
            <w:rFonts w:ascii="Century Gothic" w:eastAsia="Tahoma" w:hAnsi="Century Gothic"/>
            <w:szCs w:val="20"/>
          </w:rPr>
          <w:t xml:space="preserve"> </w:t>
        </w:r>
      </w:ins>
      <w:r>
        <w:rPr>
          <w:rFonts w:ascii="Century Gothic" w:eastAsia="Tahoma" w:hAnsi="Century Gothic"/>
          <w:szCs w:val="20"/>
        </w:rPr>
        <w:t>, en caso de error se sale del script</w:t>
      </w:r>
    </w:p>
    <w:p w14:paraId="52AEC681" w14:textId="77777777" w:rsidR="00401EBE" w:rsidRDefault="00401EBE" w:rsidP="00401EBE">
      <w:pPr>
        <w:pStyle w:val="Prrafodelista"/>
        <w:ind w:left="1065"/>
        <w:rPr>
          <w:rFonts w:ascii="Century Gothic" w:eastAsia="Tahoma" w:hAnsi="Century Gothic"/>
          <w:szCs w:val="20"/>
        </w:rPr>
      </w:pPr>
    </w:p>
    <w:p w14:paraId="60B2F585" w14:textId="3A187B35" w:rsidR="00B36713" w:rsidRDefault="00B36713" w:rsidP="00B36713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B36713">
        <w:rPr>
          <w:rFonts w:ascii="Century Gothic" w:eastAsia="Tahoma" w:hAnsi="Century Gothic"/>
          <w:szCs w:val="20"/>
        </w:rPr>
        <w:drawing>
          <wp:inline distT="0" distB="0" distL="0" distR="0" wp14:anchorId="583B7DB0" wp14:editId="7D51B62E">
            <wp:extent cx="2495898" cy="1152686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2639" w14:textId="77777777" w:rsidR="00401EBE" w:rsidRDefault="00401EBE" w:rsidP="00401EBE">
      <w:pPr>
        <w:pStyle w:val="EstiloTtulo1Antes6ptoDespus3ptoInterlineadoMn"/>
        <w:numPr>
          <w:ilvl w:val="1"/>
          <w:numId w:val="37"/>
        </w:numPr>
        <w:rPr>
          <w:rFonts w:ascii="Century Gothic" w:hAnsi="Century Gothic"/>
          <w:lang w:val="fr-CA"/>
        </w:rPr>
      </w:pPr>
      <w:bookmarkStart w:id="54" w:name="_Toc45626504"/>
      <w:r>
        <w:rPr>
          <w:rFonts w:ascii="Century Gothic" w:hAnsi="Century Gothic"/>
          <w:lang w:val="fr-CA"/>
        </w:rPr>
        <w:t>stop_sag</w:t>
      </w:r>
      <w:r w:rsidRPr="009C0EF0">
        <w:rPr>
          <w:rFonts w:ascii="Century Gothic" w:hAnsi="Century Gothic"/>
          <w:lang w:val="fr-CA"/>
        </w:rPr>
        <w:t>.sh</w:t>
      </w:r>
      <w:bookmarkEnd w:id="54"/>
    </w:p>
    <w:p w14:paraId="524CEBB4" w14:textId="6A80F083" w:rsidR="00401EBE" w:rsidRDefault="00401EBE" w:rsidP="00401EBE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noProof/>
          <w:szCs w:val="20"/>
        </w:rPr>
        <w:drawing>
          <wp:inline distT="0" distB="0" distL="0" distR="0" wp14:anchorId="1B74AB7E" wp14:editId="1ADA256D">
            <wp:extent cx="1809750" cy="220980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3D6A6" w14:textId="0F48B93B" w:rsidR="002633F0" w:rsidRDefault="002633F0" w:rsidP="002633F0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 xml:space="preserve">Este Shell es el script </w:t>
      </w:r>
      <w:r>
        <w:rPr>
          <w:rFonts w:ascii="Century Gothic" w:eastAsia="Tahoma" w:hAnsi="Century Gothic"/>
          <w:szCs w:val="20"/>
        </w:rPr>
        <w:t xml:space="preserve">secundario que contiene la lógica necesaria para </w:t>
      </w:r>
      <w:r>
        <w:rPr>
          <w:rFonts w:ascii="Century Gothic" w:eastAsia="Tahoma" w:hAnsi="Century Gothic"/>
          <w:szCs w:val="20"/>
        </w:rPr>
        <w:t>detener</w:t>
      </w:r>
      <w:r>
        <w:rPr>
          <w:rFonts w:ascii="Century Gothic" w:eastAsia="Tahoma" w:hAnsi="Century Gothic"/>
          <w:szCs w:val="20"/>
        </w:rPr>
        <w:t xml:space="preserve"> el servicio de SAG. Se encuentra en el </w:t>
      </w:r>
      <w:proofErr w:type="spellStart"/>
      <w:r>
        <w:rPr>
          <w:rFonts w:ascii="Century Gothic" w:eastAsia="Tahoma" w:hAnsi="Century Gothic"/>
          <w:szCs w:val="20"/>
        </w:rPr>
        <w:t>path</w:t>
      </w:r>
      <w:proofErr w:type="spellEnd"/>
      <w:r>
        <w:rPr>
          <w:rFonts w:ascii="Century Gothic" w:eastAsia="Tahoma" w:hAnsi="Century Gothic"/>
          <w:szCs w:val="20"/>
        </w:rPr>
        <w:t xml:space="preserve"> “</w:t>
      </w:r>
      <w:proofErr w:type="gramStart"/>
      <w:r>
        <w:rPr>
          <w:rFonts w:ascii="Century Gothic" w:eastAsia="Tahoma" w:hAnsi="Century Gothic"/>
          <w:szCs w:val="20"/>
        </w:rPr>
        <w:t>INDEVAL/SAG/st</w:t>
      </w:r>
      <w:r>
        <w:rPr>
          <w:rFonts w:ascii="Century Gothic" w:eastAsia="Tahoma" w:hAnsi="Century Gothic"/>
          <w:szCs w:val="20"/>
        </w:rPr>
        <w:t>op</w:t>
      </w:r>
      <w:r>
        <w:rPr>
          <w:rFonts w:ascii="Century Gothic" w:eastAsia="Tahoma" w:hAnsi="Century Gothic"/>
          <w:szCs w:val="20"/>
        </w:rPr>
        <w:t>_host.sh“</w:t>
      </w:r>
      <w:proofErr w:type="gramEnd"/>
    </w:p>
    <w:p w14:paraId="219B062C" w14:textId="77777777" w:rsidR="002633F0" w:rsidRDefault="002633F0" w:rsidP="002633F0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>Consta de los siguientes pasos:</w:t>
      </w:r>
    </w:p>
    <w:p w14:paraId="5348891F" w14:textId="528D6392" w:rsidR="002633F0" w:rsidRDefault="002633F0" w:rsidP="002633F0">
      <w:pPr>
        <w:pStyle w:val="Prrafodelista"/>
        <w:numPr>
          <w:ilvl w:val="0"/>
          <w:numId w:val="40"/>
        </w:numPr>
        <w:rPr>
          <w:rFonts w:ascii="Century Gothic" w:eastAsia="Tahoma" w:hAnsi="Century Gothic"/>
          <w:szCs w:val="20"/>
        </w:rPr>
      </w:pPr>
      <w:proofErr w:type="spellStart"/>
      <w:r>
        <w:rPr>
          <w:rFonts w:ascii="Century Gothic" w:eastAsia="Tahoma" w:hAnsi="Century Gothic"/>
          <w:szCs w:val="20"/>
        </w:rPr>
        <w:t>Seteo</w:t>
      </w:r>
      <w:proofErr w:type="spellEnd"/>
      <w:r>
        <w:rPr>
          <w:rFonts w:ascii="Century Gothic" w:eastAsia="Tahoma" w:hAnsi="Century Gothic"/>
          <w:szCs w:val="20"/>
        </w:rPr>
        <w:t xml:space="preserve"> de variables de entorno</w:t>
      </w:r>
      <w:r w:rsidRPr="002633F0">
        <w:rPr>
          <w:noProof/>
        </w:rPr>
        <w:t xml:space="preserve"> </w:t>
      </w:r>
      <w:r w:rsidRPr="002633F0">
        <w:rPr>
          <w:rFonts w:ascii="Century Gothic" w:eastAsia="Tahoma" w:hAnsi="Century Gothic"/>
          <w:szCs w:val="20"/>
        </w:rPr>
        <w:drawing>
          <wp:inline distT="0" distB="0" distL="0" distR="0" wp14:anchorId="75335CC3" wp14:editId="4E7AA80A">
            <wp:extent cx="3620005" cy="1333686"/>
            <wp:effectExtent l="0" t="0" r="0" b="0"/>
            <wp:docPr id="195" name="Imagen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del w:id="55" w:author="Mariana Gonzalez Buendia" w:date="2020-06-17T16:42:00Z">
        <w:r w:rsidDel="00AD102B">
          <w:rPr>
            <w:rFonts w:ascii="Century Gothic" w:eastAsia="Tahoma" w:hAnsi="Century Gothic"/>
            <w:szCs w:val="20"/>
          </w:rPr>
          <w:delText>Inicializado de variables de entorno.</w:delText>
        </w:r>
      </w:del>
    </w:p>
    <w:p w14:paraId="20C13A83" w14:textId="77777777" w:rsidR="002633F0" w:rsidDel="00AD102B" w:rsidRDefault="002633F0" w:rsidP="002633F0">
      <w:pPr>
        <w:pStyle w:val="Prrafodelista"/>
        <w:numPr>
          <w:ilvl w:val="1"/>
          <w:numId w:val="40"/>
        </w:numPr>
        <w:rPr>
          <w:del w:id="56" w:author="Mariana Gonzalez Buendia" w:date="2020-06-17T16:42:00Z"/>
          <w:rFonts w:ascii="Century Gothic" w:eastAsia="Tahoma" w:hAnsi="Century Gothic"/>
          <w:szCs w:val="20"/>
        </w:rPr>
        <w:pPrChange w:id="57" w:author="Mariana Gonzalez Buendia" w:date="2020-06-17T16:39:00Z">
          <w:pPr>
            <w:pStyle w:val="Prrafodelista"/>
            <w:numPr>
              <w:numId w:val="31"/>
            </w:numPr>
            <w:ind w:left="1425" w:hanging="360"/>
          </w:pPr>
        </w:pPrChange>
      </w:pPr>
    </w:p>
    <w:p w14:paraId="2FEE7BAC" w14:textId="77777777" w:rsidR="002633F0" w:rsidRDefault="002633F0" w:rsidP="002633F0">
      <w:pPr>
        <w:pStyle w:val="Prrafodelista"/>
        <w:numPr>
          <w:ilvl w:val="0"/>
          <w:numId w:val="40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Se tiene la función 3 que son las siguientes:</w:t>
      </w:r>
    </w:p>
    <w:p w14:paraId="6B0B4548" w14:textId="77777777" w:rsidR="002633F0" w:rsidRDefault="002633F0" w:rsidP="002633F0">
      <w:pPr>
        <w:pStyle w:val="Prrafodelista"/>
        <w:numPr>
          <w:ilvl w:val="1"/>
          <w:numId w:val="40"/>
        </w:numPr>
        <w:rPr>
          <w:rFonts w:ascii="Century Gothic" w:eastAsia="Tahoma" w:hAnsi="Century Gothic"/>
          <w:szCs w:val="20"/>
        </w:rPr>
      </w:pPr>
      <w:proofErr w:type="spellStart"/>
      <w:proofErr w:type="gramStart"/>
      <w:r>
        <w:rPr>
          <w:rFonts w:ascii="Century Gothic" w:eastAsia="Tahoma" w:hAnsi="Century Gothic"/>
          <w:szCs w:val="20"/>
        </w:rPr>
        <w:t>o</w:t>
      </w:r>
      <w:r w:rsidRPr="00F2354B">
        <w:rPr>
          <w:rFonts w:ascii="Century Gothic" w:eastAsia="Tahoma" w:hAnsi="Century Gothic"/>
          <w:szCs w:val="20"/>
        </w:rPr>
        <w:t>btenestatus</w:t>
      </w:r>
      <w:proofErr w:type="spellEnd"/>
      <w:r>
        <w:rPr>
          <w:rFonts w:ascii="Century Gothic" w:eastAsia="Tahoma" w:hAnsi="Century Gothic"/>
          <w:szCs w:val="20"/>
        </w:rPr>
        <w:t>(</w:t>
      </w:r>
      <w:proofErr w:type="gramEnd"/>
      <w:r>
        <w:rPr>
          <w:rFonts w:ascii="Century Gothic" w:eastAsia="Tahoma" w:hAnsi="Century Gothic"/>
          <w:szCs w:val="20"/>
        </w:rPr>
        <w:t xml:space="preserve">) sirve para obtener el estatus de la aplicación. </w:t>
      </w:r>
    </w:p>
    <w:p w14:paraId="2A6DC628" w14:textId="77777777" w:rsidR="002633F0" w:rsidRDefault="002633F0" w:rsidP="002633F0">
      <w:pPr>
        <w:pStyle w:val="Prrafodelista"/>
        <w:ind w:left="2145"/>
        <w:rPr>
          <w:rFonts w:ascii="Century Gothic" w:eastAsia="Tahoma" w:hAnsi="Century Gothic"/>
          <w:szCs w:val="20"/>
        </w:rPr>
      </w:pPr>
      <w:r w:rsidRPr="00F2354B">
        <w:rPr>
          <w:rFonts w:ascii="Century Gothic" w:eastAsia="Tahoma" w:hAnsi="Century Gothic"/>
          <w:szCs w:val="20"/>
        </w:rPr>
        <w:drawing>
          <wp:inline distT="0" distB="0" distL="0" distR="0" wp14:anchorId="37C732D5" wp14:editId="6FF5F6DC">
            <wp:extent cx="2753109" cy="752580"/>
            <wp:effectExtent l="0" t="0" r="9525" b="9525"/>
            <wp:docPr id="192" name="Imagen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AEB1" w14:textId="77777777" w:rsidR="002633F0" w:rsidRDefault="002633F0" w:rsidP="002633F0">
      <w:pPr>
        <w:pStyle w:val="Prrafodelista"/>
        <w:numPr>
          <w:ilvl w:val="1"/>
          <w:numId w:val="40"/>
        </w:numPr>
        <w:rPr>
          <w:rFonts w:ascii="Century Gothic" w:eastAsia="Tahoma" w:hAnsi="Century Gothic"/>
          <w:szCs w:val="20"/>
        </w:rPr>
      </w:pPr>
      <w:proofErr w:type="spellStart"/>
      <w:proofErr w:type="gramStart"/>
      <w:r w:rsidRPr="00B406E9">
        <w:rPr>
          <w:rFonts w:ascii="Century Gothic" w:eastAsia="Tahoma" w:hAnsi="Century Gothic"/>
          <w:szCs w:val="20"/>
        </w:rPr>
        <w:t>valida</w:t>
      </w:r>
      <w:r>
        <w:rPr>
          <w:rFonts w:ascii="Century Gothic" w:eastAsia="Tahoma" w:hAnsi="Century Gothic"/>
          <w:szCs w:val="20"/>
        </w:rPr>
        <w:t>cionstatus</w:t>
      </w:r>
      <w:proofErr w:type="spellEnd"/>
      <w:r>
        <w:rPr>
          <w:rFonts w:ascii="Century Gothic" w:eastAsia="Tahoma" w:hAnsi="Century Gothic"/>
          <w:szCs w:val="20"/>
        </w:rPr>
        <w:t>(</w:t>
      </w:r>
      <w:proofErr w:type="gramEnd"/>
      <w:r>
        <w:rPr>
          <w:rFonts w:ascii="Century Gothic" w:eastAsia="Tahoma" w:hAnsi="Century Gothic"/>
          <w:szCs w:val="20"/>
        </w:rPr>
        <w:t>) para evaluación de procesos que se encuentren en ejecución regresara 0 si hay procesos levantados y 1 si no hay procesos levantados.</w:t>
      </w:r>
    </w:p>
    <w:p w14:paraId="4ED5A50D" w14:textId="77777777" w:rsidR="002633F0" w:rsidRDefault="002633F0" w:rsidP="002633F0">
      <w:pPr>
        <w:pStyle w:val="Prrafodelista"/>
        <w:ind w:left="2145"/>
        <w:rPr>
          <w:rFonts w:ascii="Century Gothic" w:eastAsia="Tahoma" w:hAnsi="Century Gothic"/>
          <w:szCs w:val="20"/>
        </w:rPr>
      </w:pPr>
      <w:r w:rsidRPr="00F2354B">
        <w:rPr>
          <w:rFonts w:ascii="Century Gothic" w:eastAsia="Tahoma" w:hAnsi="Century Gothic"/>
          <w:szCs w:val="20"/>
        </w:rPr>
        <w:lastRenderedPageBreak/>
        <w:drawing>
          <wp:inline distT="0" distB="0" distL="0" distR="0" wp14:anchorId="4A0C3BD3" wp14:editId="525FE8B0">
            <wp:extent cx="4629796" cy="1924319"/>
            <wp:effectExtent l="0" t="0" r="0" b="0"/>
            <wp:docPr id="193" name="Imagen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BB03" w14:textId="77777777" w:rsidR="002633F0" w:rsidRPr="00F2354B" w:rsidRDefault="002633F0" w:rsidP="002633F0">
      <w:pPr>
        <w:pStyle w:val="Prrafodelista"/>
        <w:numPr>
          <w:ilvl w:val="1"/>
          <w:numId w:val="40"/>
        </w:numPr>
        <w:rPr>
          <w:rFonts w:ascii="Century Gothic" w:eastAsia="Tahoma" w:hAnsi="Century Gothic"/>
          <w:szCs w:val="20"/>
          <w:lang w:val="es-MX"/>
        </w:rPr>
      </w:pPr>
      <w:proofErr w:type="spellStart"/>
      <w:r w:rsidRPr="00F2354B">
        <w:rPr>
          <w:rFonts w:ascii="Century Gothic" w:eastAsia="Tahoma" w:hAnsi="Century Gothic"/>
          <w:szCs w:val="20"/>
          <w:lang w:val="es-MX"/>
        </w:rPr>
        <w:t>Iniciproceso</w:t>
      </w:r>
      <w:proofErr w:type="spellEnd"/>
      <w:r w:rsidRPr="00F2354B">
        <w:rPr>
          <w:rFonts w:ascii="Century Gothic" w:eastAsia="Tahoma" w:hAnsi="Century Gothic"/>
          <w:szCs w:val="20"/>
          <w:lang w:val="es-MX"/>
        </w:rPr>
        <w:t>. Esta función inicializa el proceso la cual tienes las siguientes características:</w:t>
      </w:r>
    </w:p>
    <w:p w14:paraId="5CF85361" w14:textId="1E1CE012" w:rsidR="002633F0" w:rsidRDefault="002633F0" w:rsidP="002633F0">
      <w:pPr>
        <w:pStyle w:val="Prrafodelista"/>
        <w:ind w:left="2145"/>
        <w:rPr>
          <w:rFonts w:ascii="Century Gothic" w:eastAsia="Tahoma" w:hAnsi="Century Gothic"/>
          <w:szCs w:val="20"/>
          <w:lang w:val="es-MX"/>
        </w:rPr>
      </w:pPr>
      <w:r w:rsidRPr="00F2354B">
        <w:rPr>
          <w:rFonts w:ascii="Century Gothic" w:eastAsia="Tahoma" w:hAnsi="Century Gothic"/>
          <w:szCs w:val="20"/>
          <w:lang w:val="es-MX"/>
        </w:rPr>
        <w:t xml:space="preserve">Si tiene un status de </w:t>
      </w:r>
      <w:r>
        <w:rPr>
          <w:rFonts w:ascii="Century Gothic" w:eastAsia="Tahoma" w:hAnsi="Century Gothic"/>
          <w:szCs w:val="20"/>
          <w:lang w:val="es-MX"/>
        </w:rPr>
        <w:t>“</w:t>
      </w:r>
      <w:proofErr w:type="spellStart"/>
      <w:r>
        <w:rPr>
          <w:rFonts w:ascii="Century Gothic" w:eastAsia="Tahoma" w:hAnsi="Century Gothic"/>
          <w:szCs w:val="20"/>
          <w:lang w:val="es-MX"/>
        </w:rPr>
        <w:t>stopped</w:t>
      </w:r>
      <w:proofErr w:type="spellEnd"/>
      <w:r>
        <w:rPr>
          <w:rFonts w:ascii="Century Gothic" w:eastAsia="Tahoma" w:hAnsi="Century Gothic"/>
          <w:szCs w:val="20"/>
          <w:lang w:val="es-MX"/>
        </w:rPr>
        <w:t xml:space="preserve">” el proceso se detiene e imprimirá en </w:t>
      </w:r>
      <w:proofErr w:type="spellStart"/>
      <w:r>
        <w:rPr>
          <w:rFonts w:ascii="Century Gothic" w:eastAsia="Tahoma" w:hAnsi="Century Gothic"/>
          <w:szCs w:val="20"/>
          <w:lang w:val="es-MX"/>
        </w:rPr>
        <w:t>patalla</w:t>
      </w:r>
      <w:proofErr w:type="spellEnd"/>
      <w:r>
        <w:rPr>
          <w:rFonts w:ascii="Century Gothic" w:eastAsia="Tahoma" w:hAnsi="Century Gothic"/>
          <w:szCs w:val="20"/>
          <w:lang w:val="es-MX"/>
        </w:rPr>
        <w:t xml:space="preserve"> que el proceso ya </w:t>
      </w:r>
      <w:proofErr w:type="spellStart"/>
      <w:proofErr w:type="gramStart"/>
      <w:r>
        <w:rPr>
          <w:rFonts w:ascii="Century Gothic" w:eastAsia="Tahoma" w:hAnsi="Century Gothic"/>
          <w:szCs w:val="20"/>
          <w:lang w:val="es-MX"/>
        </w:rPr>
        <w:t>esta</w:t>
      </w:r>
      <w:proofErr w:type="spellEnd"/>
      <w:r>
        <w:rPr>
          <w:rFonts w:ascii="Century Gothic" w:eastAsia="Tahoma" w:hAnsi="Century Gothic"/>
          <w:szCs w:val="20"/>
          <w:lang w:val="es-MX"/>
        </w:rPr>
        <w:t xml:space="preserve"> </w:t>
      </w:r>
      <w:r>
        <w:rPr>
          <w:rFonts w:ascii="Century Gothic" w:eastAsia="Tahoma" w:hAnsi="Century Gothic"/>
          <w:szCs w:val="20"/>
          <w:lang w:val="es-MX"/>
        </w:rPr>
        <w:t>detenido</w:t>
      </w:r>
      <w:proofErr w:type="gramEnd"/>
    </w:p>
    <w:p w14:paraId="3DA3A2A7" w14:textId="2154341F" w:rsidR="002633F0" w:rsidRDefault="002633F0" w:rsidP="002633F0">
      <w:pPr>
        <w:pStyle w:val="Prrafodelista"/>
        <w:ind w:left="2145"/>
        <w:rPr>
          <w:rFonts w:ascii="Century Gothic" w:eastAsia="Tahoma" w:hAnsi="Century Gothic"/>
          <w:szCs w:val="20"/>
          <w:lang w:val="es-MX"/>
        </w:rPr>
      </w:pPr>
      <w:r>
        <w:rPr>
          <w:rFonts w:ascii="Century Gothic" w:eastAsia="Tahoma" w:hAnsi="Century Gothic"/>
          <w:szCs w:val="20"/>
          <w:lang w:val="es-MX"/>
        </w:rPr>
        <w:t>Si tiene un estatus de “</w:t>
      </w:r>
      <w:proofErr w:type="spellStart"/>
      <w:r>
        <w:rPr>
          <w:rFonts w:ascii="Century Gothic" w:eastAsia="Tahoma" w:hAnsi="Century Gothic"/>
          <w:szCs w:val="20"/>
          <w:lang w:val="es-MX"/>
        </w:rPr>
        <w:t>started</w:t>
      </w:r>
      <w:proofErr w:type="spellEnd"/>
      <w:r>
        <w:rPr>
          <w:rFonts w:ascii="Century Gothic" w:eastAsia="Tahoma" w:hAnsi="Century Gothic"/>
          <w:szCs w:val="20"/>
          <w:lang w:val="es-MX"/>
        </w:rPr>
        <w:t xml:space="preserve">” </w:t>
      </w:r>
      <w:r>
        <w:rPr>
          <w:rFonts w:ascii="Century Gothic" w:eastAsia="Tahoma" w:hAnsi="Century Gothic"/>
          <w:szCs w:val="20"/>
          <w:lang w:val="es-MX"/>
        </w:rPr>
        <w:t xml:space="preserve">procederá a detener </w:t>
      </w:r>
      <w:r>
        <w:rPr>
          <w:rFonts w:ascii="Century Gothic" w:eastAsia="Tahoma" w:hAnsi="Century Gothic"/>
          <w:szCs w:val="20"/>
          <w:lang w:val="es-MX"/>
        </w:rPr>
        <w:t>el proceso.</w:t>
      </w:r>
    </w:p>
    <w:p w14:paraId="49A3C885" w14:textId="4403D72D" w:rsidR="002633F0" w:rsidRPr="00F2354B" w:rsidRDefault="002633F0" w:rsidP="002633F0">
      <w:pPr>
        <w:pStyle w:val="Prrafodelista"/>
        <w:ind w:left="2145"/>
        <w:rPr>
          <w:rFonts w:ascii="Century Gothic" w:eastAsia="Tahoma" w:hAnsi="Century Gothic"/>
          <w:szCs w:val="20"/>
          <w:lang w:val="es-MX"/>
        </w:rPr>
      </w:pPr>
      <w:r>
        <w:rPr>
          <w:rFonts w:ascii="Century Gothic" w:eastAsia="Tahoma" w:hAnsi="Century Gothic"/>
          <w:szCs w:val="20"/>
          <w:lang w:val="es-MX"/>
        </w:rPr>
        <w:t>Si tiene estatus de “</w:t>
      </w:r>
      <w:proofErr w:type="spellStart"/>
      <w:r>
        <w:rPr>
          <w:rFonts w:ascii="Century Gothic" w:eastAsia="Tahoma" w:hAnsi="Century Gothic"/>
          <w:szCs w:val="20"/>
          <w:lang w:val="es-MX"/>
        </w:rPr>
        <w:t>Exception</w:t>
      </w:r>
      <w:proofErr w:type="spellEnd"/>
      <w:r>
        <w:rPr>
          <w:rFonts w:ascii="Century Gothic" w:eastAsia="Tahoma" w:hAnsi="Century Gothic"/>
          <w:szCs w:val="20"/>
          <w:lang w:val="es-MX"/>
        </w:rPr>
        <w:t xml:space="preserve">” </w:t>
      </w:r>
      <w:r w:rsidR="008B268C">
        <w:rPr>
          <w:rFonts w:ascii="Century Gothic" w:eastAsia="Tahoma" w:hAnsi="Century Gothic"/>
          <w:szCs w:val="20"/>
          <w:lang w:val="es-MX"/>
        </w:rPr>
        <w:t>se</w:t>
      </w:r>
      <w:r>
        <w:rPr>
          <w:rFonts w:ascii="Century Gothic" w:eastAsia="Tahoma" w:hAnsi="Century Gothic"/>
          <w:szCs w:val="20"/>
          <w:lang w:val="es-MX"/>
        </w:rPr>
        <w:t xml:space="preserve"> aplica inicio de </w:t>
      </w:r>
      <w:proofErr w:type="spellStart"/>
      <w:r w:rsidRPr="00F2354B">
        <w:rPr>
          <w:rFonts w:ascii="Century Gothic" w:eastAsia="Tahoma" w:hAnsi="Century Gothic"/>
          <w:szCs w:val="20"/>
          <w:lang w:val="es-MX"/>
        </w:rPr>
        <w:t>sag_bootstrap</w:t>
      </w:r>
      <w:proofErr w:type="spellEnd"/>
      <w:r w:rsidRPr="00F2354B">
        <w:rPr>
          <w:rFonts w:ascii="Century Gothic" w:eastAsia="Tahoma" w:hAnsi="Century Gothic"/>
          <w:szCs w:val="20"/>
          <w:lang w:val="es-MX"/>
        </w:rPr>
        <w:t xml:space="preserve"> </w:t>
      </w:r>
      <w:proofErr w:type="spellStart"/>
      <w:r w:rsidRPr="00F2354B">
        <w:rPr>
          <w:rFonts w:ascii="Century Gothic" w:eastAsia="Tahoma" w:hAnsi="Century Gothic"/>
          <w:szCs w:val="20"/>
          <w:lang w:val="es-MX"/>
        </w:rPr>
        <w:t>start</w:t>
      </w:r>
      <w:proofErr w:type="spellEnd"/>
      <w:r>
        <w:rPr>
          <w:rFonts w:ascii="Century Gothic" w:eastAsia="Tahoma" w:hAnsi="Century Gothic"/>
          <w:szCs w:val="20"/>
          <w:lang w:val="es-MX"/>
        </w:rPr>
        <w:t xml:space="preserve">, esperar 30 segundos y posteriormente lanzar el comando para </w:t>
      </w:r>
      <w:r>
        <w:rPr>
          <w:rFonts w:ascii="Century Gothic" w:eastAsia="Tahoma" w:hAnsi="Century Gothic"/>
          <w:szCs w:val="20"/>
          <w:lang w:val="es-MX"/>
        </w:rPr>
        <w:t>detener</w:t>
      </w:r>
      <w:r>
        <w:rPr>
          <w:rFonts w:ascii="Century Gothic" w:eastAsia="Tahoma" w:hAnsi="Century Gothic"/>
          <w:szCs w:val="20"/>
          <w:lang w:val="es-MX"/>
        </w:rPr>
        <w:t xml:space="preserve"> el servicio</w:t>
      </w:r>
    </w:p>
    <w:p w14:paraId="2B5066B7" w14:textId="530CD912" w:rsidR="002633F0" w:rsidRDefault="002633F0" w:rsidP="002633F0">
      <w:pPr>
        <w:pStyle w:val="Prrafodelista"/>
        <w:ind w:left="2145"/>
        <w:rPr>
          <w:rFonts w:ascii="Century Gothic" w:eastAsia="Tahoma" w:hAnsi="Century Gothic"/>
          <w:szCs w:val="20"/>
        </w:rPr>
      </w:pPr>
      <w:r w:rsidRPr="002633F0">
        <w:rPr>
          <w:rFonts w:ascii="Century Gothic" w:eastAsia="Tahoma" w:hAnsi="Century Gothic"/>
          <w:szCs w:val="20"/>
        </w:rPr>
        <w:lastRenderedPageBreak/>
        <w:drawing>
          <wp:inline distT="0" distB="0" distL="0" distR="0" wp14:anchorId="2EF067F9" wp14:editId="65ABDE5C">
            <wp:extent cx="5612130" cy="5788025"/>
            <wp:effectExtent l="0" t="0" r="7620" b="3175"/>
            <wp:docPr id="196" name="Imagen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C99F" w14:textId="1359F91A" w:rsidR="00401EBE" w:rsidRDefault="00401EBE" w:rsidP="00401EBE">
      <w:pPr>
        <w:pStyle w:val="Prrafodelista"/>
        <w:ind w:left="1065"/>
        <w:rPr>
          <w:rFonts w:ascii="Century Gothic" w:eastAsia="Tahoma" w:hAnsi="Century Gothic"/>
          <w:szCs w:val="20"/>
        </w:rPr>
      </w:pPr>
    </w:p>
    <w:p w14:paraId="3585BBB4" w14:textId="77777777" w:rsidR="005B2CDD" w:rsidRDefault="005B2CDD" w:rsidP="005B2CDD">
      <w:pPr>
        <w:rPr>
          <w:rFonts w:ascii="Century Gothic" w:eastAsia="Tahoma" w:hAnsi="Century Gothic"/>
          <w:szCs w:val="20"/>
        </w:rPr>
      </w:pPr>
    </w:p>
    <w:p w14:paraId="667EC3BA" w14:textId="59A6AE51" w:rsidR="005B2CDD" w:rsidRDefault="005B2CDD" w:rsidP="005B2CDD">
      <w:pPr>
        <w:pStyle w:val="Prrafodelista"/>
        <w:numPr>
          <w:ilvl w:val="0"/>
          <w:numId w:val="40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Se </w:t>
      </w:r>
      <w:r>
        <w:rPr>
          <w:rFonts w:ascii="Century Gothic" w:eastAsia="Tahoma" w:hAnsi="Century Gothic"/>
          <w:szCs w:val="20"/>
        </w:rPr>
        <w:t>comienza</w:t>
      </w:r>
      <w:r>
        <w:rPr>
          <w:rFonts w:ascii="Century Gothic" w:eastAsia="Tahoma" w:hAnsi="Century Gothic"/>
          <w:szCs w:val="20"/>
        </w:rPr>
        <w:t xml:space="preserve"> con la función “</w:t>
      </w:r>
      <w:proofErr w:type="spellStart"/>
      <w:r w:rsidRPr="00F2354B">
        <w:rPr>
          <w:rFonts w:ascii="Century Gothic" w:eastAsia="Tahoma" w:hAnsi="Century Gothic"/>
          <w:szCs w:val="20"/>
        </w:rPr>
        <w:t>iniciproceso</w:t>
      </w:r>
      <w:proofErr w:type="spellEnd"/>
      <w:r>
        <w:rPr>
          <w:rFonts w:ascii="Century Gothic" w:eastAsia="Tahoma" w:hAnsi="Century Gothic"/>
          <w:szCs w:val="20"/>
        </w:rPr>
        <w:t xml:space="preserve">” e </w:t>
      </w:r>
      <w:proofErr w:type="spellStart"/>
      <w:r>
        <w:rPr>
          <w:rFonts w:ascii="Century Gothic" w:eastAsia="Tahoma" w:hAnsi="Century Gothic"/>
          <w:szCs w:val="20"/>
        </w:rPr>
        <w:t>inicialición</w:t>
      </w:r>
      <w:proofErr w:type="spellEnd"/>
      <w:r>
        <w:rPr>
          <w:rFonts w:ascii="Century Gothic" w:eastAsia="Tahoma" w:hAnsi="Century Gothic"/>
          <w:szCs w:val="20"/>
        </w:rPr>
        <w:t xml:space="preserve"> de variables</w:t>
      </w:r>
    </w:p>
    <w:p w14:paraId="2827A085" w14:textId="77777777" w:rsidR="005B2CDD" w:rsidRDefault="005B2CDD" w:rsidP="005B2CDD">
      <w:pPr>
        <w:pStyle w:val="Prrafodelista"/>
        <w:ind w:left="1425"/>
        <w:rPr>
          <w:rFonts w:ascii="Century Gothic" w:eastAsia="Tahoma" w:hAnsi="Century Gothic"/>
          <w:szCs w:val="20"/>
        </w:rPr>
      </w:pPr>
      <w:r w:rsidRPr="00F2354B">
        <w:rPr>
          <w:rFonts w:ascii="Century Gothic" w:eastAsia="Tahoma" w:hAnsi="Century Gothic"/>
          <w:szCs w:val="20"/>
        </w:rPr>
        <w:lastRenderedPageBreak/>
        <w:drawing>
          <wp:inline distT="0" distB="0" distL="0" distR="0" wp14:anchorId="4B1D955E" wp14:editId="48F8036D">
            <wp:extent cx="5612130" cy="1894840"/>
            <wp:effectExtent l="0" t="0" r="7620" b="0"/>
            <wp:docPr id="197" name="Imagen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E204" w14:textId="77777777" w:rsidR="005B2CDD" w:rsidRDefault="005B2CDD" w:rsidP="005B2CDD">
      <w:pPr>
        <w:pStyle w:val="Prrafodelista"/>
        <w:numPr>
          <w:ilvl w:val="0"/>
          <w:numId w:val="40"/>
        </w:numPr>
        <w:rPr>
          <w:ins w:id="58" w:author="Mariana Gonzalez Buendia" w:date="2020-06-17T16:55:00Z"/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Una vez terminada la función del paso 3 se procede a validar lo siguiente: </w:t>
      </w:r>
    </w:p>
    <w:p w14:paraId="7AFC62CE" w14:textId="40EDECED" w:rsidR="005B2CDD" w:rsidRDefault="005B2CDD" w:rsidP="005B2CDD">
      <w:pPr>
        <w:pStyle w:val="Prrafodelista"/>
        <w:numPr>
          <w:ilvl w:val="1"/>
          <w:numId w:val="31"/>
        </w:numPr>
        <w:rPr>
          <w:rFonts w:ascii="Century Gothic" w:eastAsia="Tahoma" w:hAnsi="Century Gothic"/>
          <w:szCs w:val="20"/>
        </w:rPr>
      </w:pPr>
      <w:proofErr w:type="spellStart"/>
      <w:r>
        <w:rPr>
          <w:rFonts w:ascii="Century Gothic" w:eastAsia="Tahoma" w:hAnsi="Century Gothic"/>
          <w:szCs w:val="20"/>
        </w:rPr>
        <w:t>Evalua</w:t>
      </w:r>
      <w:proofErr w:type="spellEnd"/>
      <w:r>
        <w:rPr>
          <w:rFonts w:ascii="Century Gothic" w:eastAsia="Tahoma" w:hAnsi="Century Gothic"/>
          <w:szCs w:val="20"/>
        </w:rPr>
        <w:t xml:space="preserve"> el estatus del proceso cuando la variable </w:t>
      </w:r>
      <w:r w:rsidRPr="003D3685">
        <w:rPr>
          <w:rFonts w:ascii="Century Gothic" w:eastAsia="Tahoma" w:hAnsi="Century Gothic"/>
          <w:b/>
          <w:bCs/>
          <w:szCs w:val="20"/>
        </w:rPr>
        <w:t>respuesta</w:t>
      </w:r>
      <w:r>
        <w:rPr>
          <w:rFonts w:ascii="Century Gothic" w:eastAsia="Tahoma" w:hAnsi="Century Gothic"/>
          <w:b/>
          <w:bCs/>
          <w:szCs w:val="20"/>
        </w:rPr>
        <w:t>=1</w:t>
      </w:r>
      <w:r>
        <w:rPr>
          <w:rFonts w:ascii="Century Gothic" w:eastAsia="Tahoma" w:hAnsi="Century Gothic"/>
          <w:szCs w:val="20"/>
        </w:rPr>
        <w:t xml:space="preserve"> el proceso </w:t>
      </w:r>
      <w:proofErr w:type="spellStart"/>
      <w:r>
        <w:rPr>
          <w:rFonts w:ascii="Century Gothic" w:eastAsia="Tahoma" w:hAnsi="Century Gothic"/>
          <w:szCs w:val="20"/>
        </w:rPr>
        <w:t>esta</w:t>
      </w:r>
      <w:proofErr w:type="spellEnd"/>
      <w:r>
        <w:rPr>
          <w:rFonts w:ascii="Century Gothic" w:eastAsia="Tahoma" w:hAnsi="Century Gothic"/>
          <w:szCs w:val="20"/>
        </w:rPr>
        <w:t xml:space="preserve"> </w:t>
      </w:r>
      <w:r>
        <w:rPr>
          <w:rFonts w:ascii="Century Gothic" w:eastAsia="Tahoma" w:hAnsi="Century Gothic"/>
          <w:szCs w:val="20"/>
        </w:rPr>
        <w:t>detenido</w:t>
      </w:r>
      <w:r>
        <w:rPr>
          <w:rFonts w:ascii="Century Gothic" w:eastAsia="Tahoma" w:hAnsi="Century Gothic"/>
          <w:szCs w:val="20"/>
        </w:rPr>
        <w:t xml:space="preserve">, si </w:t>
      </w:r>
      <w:r w:rsidRPr="003D3685">
        <w:rPr>
          <w:rFonts w:ascii="Century Gothic" w:eastAsia="Tahoma" w:hAnsi="Century Gothic"/>
          <w:b/>
          <w:bCs/>
          <w:szCs w:val="20"/>
        </w:rPr>
        <w:t>respuesta</w:t>
      </w:r>
      <w:r>
        <w:rPr>
          <w:rFonts w:ascii="Century Gothic" w:eastAsia="Tahoma" w:hAnsi="Century Gothic"/>
          <w:b/>
          <w:bCs/>
          <w:szCs w:val="20"/>
        </w:rPr>
        <w:t xml:space="preserve">=0 </w:t>
      </w:r>
      <w:r>
        <w:rPr>
          <w:rFonts w:ascii="Century Gothic" w:eastAsia="Tahoma" w:hAnsi="Century Gothic"/>
          <w:szCs w:val="20"/>
        </w:rPr>
        <w:t xml:space="preserve">el proceso esta </w:t>
      </w:r>
      <w:proofErr w:type="spellStart"/>
      <w:proofErr w:type="gramStart"/>
      <w:r>
        <w:rPr>
          <w:rFonts w:ascii="Century Gothic" w:eastAsia="Tahoma" w:hAnsi="Century Gothic"/>
          <w:szCs w:val="20"/>
        </w:rPr>
        <w:t>levantdo</w:t>
      </w:r>
      <w:proofErr w:type="spellEnd"/>
      <w:r>
        <w:rPr>
          <w:rFonts w:ascii="Century Gothic" w:eastAsia="Tahoma" w:hAnsi="Century Gothic"/>
          <w:szCs w:val="20"/>
        </w:rPr>
        <w:t xml:space="preserve"> .</w:t>
      </w:r>
      <w:proofErr w:type="gramEnd"/>
      <w:r>
        <w:rPr>
          <w:rFonts w:ascii="Century Gothic" w:eastAsia="Tahoma" w:hAnsi="Century Gothic"/>
          <w:szCs w:val="20"/>
        </w:rPr>
        <w:t xml:space="preserve"> </w:t>
      </w:r>
    </w:p>
    <w:p w14:paraId="3F67713F" w14:textId="1966B152" w:rsidR="005B2CDD" w:rsidRDefault="005B2CDD" w:rsidP="005B2CDD">
      <w:pPr>
        <w:pStyle w:val="Prrafodelista"/>
        <w:numPr>
          <w:ilvl w:val="1"/>
          <w:numId w:val="31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Si han pasado 3 minutos entonces lanza de nueva cuenta </w:t>
      </w:r>
      <w:proofErr w:type="gramStart"/>
      <w:r>
        <w:rPr>
          <w:rFonts w:ascii="Century Gothic" w:eastAsia="Tahoma" w:hAnsi="Century Gothic"/>
          <w:szCs w:val="20"/>
        </w:rPr>
        <w:t xml:space="preserve">el  </w:t>
      </w:r>
      <w:r>
        <w:rPr>
          <w:rFonts w:ascii="Century Gothic" w:eastAsia="Tahoma" w:hAnsi="Century Gothic"/>
          <w:szCs w:val="20"/>
        </w:rPr>
        <w:t>stop</w:t>
      </w:r>
      <w:proofErr w:type="gramEnd"/>
      <w:r>
        <w:rPr>
          <w:rFonts w:ascii="Century Gothic" w:eastAsia="Tahoma" w:hAnsi="Century Gothic"/>
          <w:szCs w:val="20"/>
        </w:rPr>
        <w:t xml:space="preserve"> del aplicativo.</w:t>
      </w:r>
    </w:p>
    <w:p w14:paraId="7E7053D3" w14:textId="77777777" w:rsidR="005B2CDD" w:rsidRDefault="005B2CDD" w:rsidP="005B2CDD">
      <w:pPr>
        <w:pStyle w:val="Prrafodelista"/>
        <w:numPr>
          <w:ilvl w:val="1"/>
          <w:numId w:val="31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Si llega a 5 minutos entonces termina el proceso ya que </w:t>
      </w:r>
      <w:proofErr w:type="spellStart"/>
      <w:r>
        <w:rPr>
          <w:rFonts w:ascii="Century Gothic" w:eastAsia="Tahoma" w:hAnsi="Century Gothic"/>
          <w:szCs w:val="20"/>
        </w:rPr>
        <w:t>excedio</w:t>
      </w:r>
      <w:proofErr w:type="spellEnd"/>
      <w:r>
        <w:rPr>
          <w:rFonts w:ascii="Century Gothic" w:eastAsia="Tahoma" w:hAnsi="Century Gothic"/>
          <w:szCs w:val="20"/>
        </w:rPr>
        <w:t xml:space="preserve"> el tiempo para </w:t>
      </w:r>
      <w:proofErr w:type="spellStart"/>
      <w:r>
        <w:rPr>
          <w:rFonts w:ascii="Century Gothic" w:eastAsia="Tahoma" w:hAnsi="Century Gothic"/>
          <w:szCs w:val="20"/>
        </w:rPr>
        <w:t>levanatar</w:t>
      </w:r>
      <w:proofErr w:type="spellEnd"/>
      <w:r>
        <w:rPr>
          <w:rFonts w:ascii="Century Gothic" w:eastAsia="Tahoma" w:hAnsi="Century Gothic"/>
          <w:szCs w:val="20"/>
        </w:rPr>
        <w:t xml:space="preserve"> proceso.</w:t>
      </w:r>
    </w:p>
    <w:p w14:paraId="364CD2F8" w14:textId="77777777" w:rsidR="005B2CDD" w:rsidRDefault="005B2CDD" w:rsidP="005B2CDD">
      <w:pPr>
        <w:pStyle w:val="Prrafodelista"/>
        <w:ind w:left="2145"/>
        <w:rPr>
          <w:rFonts w:ascii="Century Gothic" w:eastAsia="Tahoma" w:hAnsi="Century Gothic"/>
          <w:szCs w:val="20"/>
        </w:rPr>
      </w:pPr>
    </w:p>
    <w:p w14:paraId="3C463DC0" w14:textId="77777777" w:rsidR="005B2CDD" w:rsidRDefault="005B2CDD" w:rsidP="005B2CDD">
      <w:pPr>
        <w:pStyle w:val="Prrafodelista"/>
        <w:ind w:left="2145"/>
        <w:rPr>
          <w:ins w:id="59" w:author="Mariana Gonzalez Buendia" w:date="2020-06-17T16:58:00Z"/>
          <w:rFonts w:ascii="Century Gothic" w:eastAsia="Tahoma" w:hAnsi="Century Gothic"/>
          <w:szCs w:val="20"/>
        </w:rPr>
      </w:pPr>
      <w:r w:rsidRPr="003D3685">
        <w:rPr>
          <w:rFonts w:ascii="Century Gothic" w:eastAsia="Tahoma" w:hAnsi="Century Gothic"/>
          <w:szCs w:val="20"/>
        </w:rPr>
        <w:drawing>
          <wp:inline distT="0" distB="0" distL="0" distR="0" wp14:anchorId="6DA842FD" wp14:editId="6B1ECE4E">
            <wp:extent cx="5612130" cy="4101465"/>
            <wp:effectExtent l="0" t="0" r="7620" b="0"/>
            <wp:docPr id="198" name="Imagen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B76E" w14:textId="77777777" w:rsidR="005B2CDD" w:rsidRDefault="005B2CDD" w:rsidP="005B2CDD">
      <w:pPr>
        <w:pStyle w:val="Prrafodelista"/>
        <w:ind w:left="1425"/>
        <w:rPr>
          <w:rFonts w:ascii="Century Gothic" w:eastAsia="Tahoma" w:hAnsi="Century Gothic"/>
          <w:szCs w:val="20"/>
        </w:rPr>
      </w:pPr>
    </w:p>
    <w:p w14:paraId="5578D824" w14:textId="77777777" w:rsidR="005B2CDD" w:rsidRPr="000D51ED" w:rsidRDefault="005B2CDD" w:rsidP="005B2CDD">
      <w:pPr>
        <w:ind w:left="1785"/>
        <w:jc w:val="both"/>
        <w:rPr>
          <w:rFonts w:ascii="Century Gothic" w:eastAsia="Tahoma" w:hAnsi="Century Gothic" w:cs="Times New Roman"/>
          <w:sz w:val="20"/>
          <w:szCs w:val="20"/>
          <w:lang w:val="es-ES" w:eastAsia="es-ES"/>
        </w:rPr>
      </w:pPr>
    </w:p>
    <w:p w14:paraId="1808CD8C" w14:textId="29BFF5DA" w:rsidR="005B2CDD" w:rsidRPr="00D7663C" w:rsidRDefault="005B2CDD" w:rsidP="00B25F2C">
      <w:pPr>
        <w:pStyle w:val="Prrafodelista"/>
        <w:numPr>
          <w:ilvl w:val="1"/>
          <w:numId w:val="31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Si salió del ciclo </w:t>
      </w:r>
      <w:proofErr w:type="spellStart"/>
      <w:r>
        <w:rPr>
          <w:rFonts w:ascii="Century Gothic" w:eastAsia="Tahoma" w:hAnsi="Century Gothic"/>
          <w:szCs w:val="20"/>
        </w:rPr>
        <w:t>while</w:t>
      </w:r>
      <w:proofErr w:type="spellEnd"/>
      <w:r>
        <w:rPr>
          <w:rFonts w:ascii="Century Gothic" w:eastAsia="Tahoma" w:hAnsi="Century Gothic"/>
          <w:szCs w:val="20"/>
        </w:rPr>
        <w:t xml:space="preserve"> significa </w:t>
      </w:r>
      <w:proofErr w:type="gramStart"/>
      <w:r>
        <w:rPr>
          <w:rFonts w:ascii="Century Gothic" w:eastAsia="Tahoma" w:hAnsi="Century Gothic"/>
          <w:szCs w:val="20"/>
        </w:rPr>
        <w:t xml:space="preserve">que  </w:t>
      </w:r>
      <w:r>
        <w:rPr>
          <w:rFonts w:ascii="Century Gothic" w:eastAsia="Tahoma" w:hAnsi="Century Gothic"/>
          <w:szCs w:val="20"/>
        </w:rPr>
        <w:t>se</w:t>
      </w:r>
      <w:proofErr w:type="gramEnd"/>
      <w:r>
        <w:rPr>
          <w:rFonts w:ascii="Century Gothic" w:eastAsia="Tahoma" w:hAnsi="Century Gothic"/>
          <w:szCs w:val="20"/>
        </w:rPr>
        <w:t xml:space="preserve"> detuvo</w:t>
      </w:r>
      <w:r>
        <w:rPr>
          <w:rFonts w:ascii="Century Gothic" w:eastAsia="Tahoma" w:hAnsi="Century Gothic"/>
          <w:szCs w:val="20"/>
        </w:rPr>
        <w:t xml:space="preserve"> de manera correcta.</w:t>
      </w:r>
    </w:p>
    <w:p w14:paraId="24C23FFD" w14:textId="77777777" w:rsidR="005B2CDD" w:rsidRPr="00D7663C" w:rsidRDefault="005B2CDD" w:rsidP="005B2CDD">
      <w:pPr>
        <w:ind w:left="1785"/>
        <w:jc w:val="both"/>
        <w:rPr>
          <w:rFonts w:ascii="Century Gothic" w:eastAsia="Tahoma" w:hAnsi="Century Gothic" w:cs="Times New Roman"/>
          <w:sz w:val="20"/>
          <w:szCs w:val="20"/>
          <w:lang w:val="es-ES" w:eastAsia="es-ES"/>
        </w:rPr>
      </w:pPr>
      <w:r w:rsidRPr="00DE5A84">
        <w:rPr>
          <w:rFonts w:ascii="Century Gothic" w:eastAsia="Tahoma" w:hAnsi="Century Gothic" w:cs="Times New Roman"/>
          <w:noProof/>
          <w:sz w:val="20"/>
          <w:szCs w:val="20"/>
          <w:lang w:val="es-ES" w:eastAsia="es-ES"/>
        </w:rPr>
        <w:drawing>
          <wp:inline distT="0" distB="0" distL="0" distR="0" wp14:anchorId="17DD83D8" wp14:editId="2817B289">
            <wp:extent cx="5372850" cy="1400370"/>
            <wp:effectExtent l="0" t="0" r="0" b="9525"/>
            <wp:docPr id="199" name="Imagen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1556" w14:textId="77777777" w:rsidR="00401EBE" w:rsidRPr="00401EBE" w:rsidRDefault="00401EBE" w:rsidP="005B2CDD">
      <w:pPr>
        <w:pStyle w:val="Prrafodelista"/>
        <w:ind w:left="1785"/>
        <w:rPr>
          <w:rFonts w:ascii="Century Gothic" w:eastAsia="Tahoma" w:hAnsi="Century Gothic"/>
          <w:szCs w:val="20"/>
        </w:rPr>
      </w:pPr>
    </w:p>
    <w:p w14:paraId="787C8BED" w14:textId="77777777" w:rsidR="00401EBE" w:rsidRDefault="00401EBE" w:rsidP="00401EBE">
      <w:pPr>
        <w:pStyle w:val="Prrafodelista"/>
        <w:ind w:left="1065"/>
        <w:rPr>
          <w:rFonts w:ascii="Century Gothic" w:eastAsia="Tahoma" w:hAnsi="Century Gothic"/>
          <w:szCs w:val="20"/>
        </w:rPr>
      </w:pPr>
    </w:p>
    <w:p w14:paraId="30BC68E5" w14:textId="31068224" w:rsidR="00E244F6" w:rsidRDefault="00E244F6" w:rsidP="00401EBE">
      <w:pPr>
        <w:ind w:left="708"/>
        <w:rPr>
          <w:rFonts w:ascii="Century Gothic" w:eastAsia="Tahoma" w:hAnsi="Century Gothic"/>
          <w:szCs w:val="20"/>
        </w:rPr>
      </w:pPr>
    </w:p>
    <w:p w14:paraId="2A6926ED" w14:textId="77777777" w:rsidR="00717E2B" w:rsidRPr="00433B94" w:rsidRDefault="00717E2B" w:rsidP="00401EBE">
      <w:pPr>
        <w:ind w:left="708"/>
        <w:rPr>
          <w:rFonts w:ascii="Century Gothic" w:eastAsia="Tahoma" w:hAnsi="Century Gothic"/>
          <w:szCs w:val="20"/>
        </w:rPr>
      </w:pPr>
    </w:p>
    <w:sectPr w:rsidR="00717E2B" w:rsidRPr="00433B94" w:rsidSect="007F3655">
      <w:headerReference w:type="default" r:id="rId31"/>
      <w:footerReference w:type="default" r:id="rId32"/>
      <w:pgSz w:w="12240" w:h="15840"/>
      <w:pgMar w:top="1033" w:right="1701" w:bottom="1417" w:left="1701" w:header="708" w:footer="5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2CB9F9" w14:textId="77777777" w:rsidR="00060EC7" w:rsidRDefault="00060EC7" w:rsidP="0095125F">
      <w:pPr>
        <w:spacing w:after="0" w:line="240" w:lineRule="auto"/>
      </w:pPr>
      <w:r>
        <w:separator/>
      </w:r>
    </w:p>
  </w:endnote>
  <w:endnote w:type="continuationSeparator" w:id="0">
    <w:p w14:paraId="61CFC8D5" w14:textId="77777777" w:rsidR="00060EC7" w:rsidRDefault="00060EC7" w:rsidP="0095125F">
      <w:pPr>
        <w:spacing w:after="0" w:line="240" w:lineRule="auto"/>
      </w:pPr>
      <w:r>
        <w:continuationSeparator/>
      </w:r>
    </w:p>
  </w:endnote>
  <w:endnote w:type="continuationNotice" w:id="1">
    <w:p w14:paraId="0EA15E22" w14:textId="77777777" w:rsidR="00060EC7" w:rsidRDefault="00060E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altName w:val="Century Gothic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antGarde LT Book">
    <w:altName w:val="Trebuchet MS"/>
    <w:charset w:val="4D"/>
    <w:family w:val="auto"/>
    <w:pitch w:val="variable"/>
    <w:sig w:usb0="8000002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1141" w:type="dxa"/>
      <w:tblInd w:w="-1153" w:type="dxa"/>
      <w:tblLayout w:type="fixed"/>
      <w:tblLook w:val="0000" w:firstRow="0" w:lastRow="0" w:firstColumn="0" w:lastColumn="0" w:noHBand="0" w:noVBand="0"/>
    </w:tblPr>
    <w:tblGrid>
      <w:gridCol w:w="3598"/>
      <w:gridCol w:w="3598"/>
      <w:gridCol w:w="3945"/>
    </w:tblGrid>
    <w:tr w:rsidR="001A5CEF" w:rsidRPr="00A30415" w14:paraId="1B617611" w14:textId="77777777" w:rsidTr="001E77C9">
      <w:trPr>
        <w:trHeight w:val="96"/>
      </w:trPr>
      <w:tc>
        <w:tcPr>
          <w:tcW w:w="3598" w:type="dxa"/>
        </w:tcPr>
        <w:p w14:paraId="2C5246DD" w14:textId="77777777" w:rsidR="001A5CEF" w:rsidRPr="008F0FE6" w:rsidRDefault="001A5CEF" w:rsidP="0095125F">
          <w:pPr>
            <w:pStyle w:val="Piedepgina"/>
            <w:ind w:right="51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 w:cs="Arial"/>
              <w:b/>
              <w:sz w:val="14"/>
              <w:szCs w:val="14"/>
            </w:rPr>
            <w:t>Versión 1.00</w:t>
          </w:r>
        </w:p>
      </w:tc>
      <w:tc>
        <w:tcPr>
          <w:tcW w:w="3598" w:type="dxa"/>
        </w:tcPr>
        <w:p w14:paraId="1A09BC78" w14:textId="77777777" w:rsidR="001A5CEF" w:rsidRPr="008F0FE6" w:rsidRDefault="001A5CEF" w:rsidP="0095125F">
          <w:pPr>
            <w:pStyle w:val="Piedepgina"/>
            <w:ind w:right="51"/>
            <w:jc w:val="center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 w:cs="Arial"/>
              <w:b/>
              <w:sz w:val="14"/>
              <w:szCs w:val="14"/>
            </w:rPr>
            <w:t>Uso Interno</w:t>
          </w:r>
        </w:p>
      </w:tc>
      <w:tc>
        <w:tcPr>
          <w:tcW w:w="3945" w:type="dxa"/>
        </w:tcPr>
        <w:p w14:paraId="3E771DC5" w14:textId="4F587F86" w:rsidR="001A5CEF" w:rsidRPr="008F0FE6" w:rsidRDefault="001A5CEF" w:rsidP="0095125F">
          <w:pPr>
            <w:pStyle w:val="Piedepgina"/>
            <w:ind w:right="51"/>
            <w:jc w:val="right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 w:cs="Arial"/>
              <w:b/>
              <w:sz w:val="14"/>
              <w:szCs w:val="14"/>
            </w:rPr>
            <w:t xml:space="preserve">Página </w: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begin"/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instrText xml:space="preserve"> PAGE </w:instrTex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separate"/>
          </w:r>
          <w:r>
            <w:rPr>
              <w:rFonts w:ascii="Century Gothic" w:hAnsi="Century Gothic" w:cs="Arial"/>
              <w:b/>
              <w:noProof/>
              <w:sz w:val="14"/>
              <w:szCs w:val="14"/>
            </w:rPr>
            <w:t>14</w: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end"/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t xml:space="preserve"> de </w: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begin"/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instrText xml:space="preserve"> NUMPAGES  </w:instrTex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separate"/>
          </w:r>
          <w:r>
            <w:rPr>
              <w:rFonts w:ascii="Century Gothic" w:hAnsi="Century Gothic" w:cs="Arial"/>
              <w:b/>
              <w:noProof/>
              <w:sz w:val="14"/>
              <w:szCs w:val="14"/>
            </w:rPr>
            <w:t>14</w: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end"/>
          </w:r>
        </w:p>
      </w:tc>
    </w:tr>
    <w:tr w:rsidR="001A5CEF" w:rsidRPr="00A30415" w14:paraId="5E897651" w14:textId="77777777" w:rsidTr="001E77C9">
      <w:trPr>
        <w:trHeight w:val="69"/>
      </w:trPr>
      <w:tc>
        <w:tcPr>
          <w:tcW w:w="3598" w:type="dxa"/>
        </w:tcPr>
        <w:p w14:paraId="3F47A2B6" w14:textId="77777777" w:rsidR="001A5CEF" w:rsidRPr="008F0FE6" w:rsidRDefault="001A5CEF" w:rsidP="0095125F">
          <w:pPr>
            <w:pStyle w:val="Piedepgina"/>
            <w:ind w:right="51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/>
              <w:b/>
              <w:sz w:val="14"/>
              <w:szCs w:val="14"/>
            </w:rPr>
            <w:t>Formato de Documentos</w:t>
          </w:r>
          <w:r w:rsidRPr="008F0FE6">
            <w:rPr>
              <w:rFonts w:ascii="Century Gothic" w:hAnsi="Century Gothic"/>
              <w:b/>
              <w:sz w:val="14"/>
              <w:szCs w:val="14"/>
            </w:rPr>
            <w:tab/>
          </w:r>
        </w:p>
      </w:tc>
      <w:tc>
        <w:tcPr>
          <w:tcW w:w="3598" w:type="dxa"/>
        </w:tcPr>
        <w:p w14:paraId="73F8CE99" w14:textId="77777777" w:rsidR="001A5CEF" w:rsidRPr="008F0FE6" w:rsidRDefault="001A5CEF" w:rsidP="0095125F">
          <w:pPr>
            <w:pStyle w:val="Piedepgina"/>
            <w:ind w:right="51"/>
            <w:jc w:val="center"/>
            <w:rPr>
              <w:rFonts w:ascii="Century Gothic" w:hAnsi="Century Gothic" w:cs="Arial"/>
              <w:b/>
              <w:sz w:val="14"/>
              <w:szCs w:val="14"/>
            </w:rPr>
          </w:pPr>
          <w:r>
            <w:rPr>
              <w:rFonts w:ascii="Century Gothic" w:hAnsi="Century Gothic" w:cs="Arial"/>
              <w:b/>
              <w:sz w:val="14"/>
              <w:szCs w:val="14"/>
            </w:rPr>
            <w:t>Bolsa Mexicana de Valores</w:t>
          </w:r>
        </w:p>
      </w:tc>
      <w:tc>
        <w:tcPr>
          <w:tcW w:w="3945" w:type="dxa"/>
        </w:tcPr>
        <w:p w14:paraId="22B4231C" w14:textId="77777777" w:rsidR="001A5CEF" w:rsidRPr="008F0FE6" w:rsidRDefault="001A5CEF" w:rsidP="0095125F">
          <w:pPr>
            <w:pStyle w:val="Piedepgina"/>
            <w:ind w:right="51"/>
            <w:jc w:val="right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 w:cs="Arial"/>
              <w:b/>
              <w:sz w:val="14"/>
              <w:szCs w:val="14"/>
            </w:rPr>
            <w:t xml:space="preserve">Fecha de Liberación: </w:t>
          </w:r>
          <w:proofErr w:type="spellStart"/>
          <w:r w:rsidRPr="008F0FE6">
            <w:rPr>
              <w:rFonts w:ascii="Century Gothic" w:hAnsi="Century Gothic" w:cs="Arial"/>
              <w:b/>
              <w:sz w:val="14"/>
              <w:szCs w:val="14"/>
            </w:rPr>
            <w:t>dd</w:t>
          </w:r>
          <w:proofErr w:type="spellEnd"/>
          <w:r w:rsidRPr="008F0FE6">
            <w:rPr>
              <w:rFonts w:ascii="Century Gothic" w:hAnsi="Century Gothic" w:cs="Arial"/>
              <w:b/>
              <w:sz w:val="14"/>
              <w:szCs w:val="14"/>
            </w:rPr>
            <w:t>/mm/</w:t>
          </w:r>
          <w:proofErr w:type="spellStart"/>
          <w:r w:rsidRPr="008F0FE6">
            <w:rPr>
              <w:rFonts w:ascii="Century Gothic" w:hAnsi="Century Gothic" w:cs="Arial"/>
              <w:b/>
              <w:sz w:val="14"/>
              <w:szCs w:val="14"/>
            </w:rPr>
            <w:t>aaaa</w:t>
          </w:r>
          <w:proofErr w:type="spellEnd"/>
        </w:p>
      </w:tc>
    </w:tr>
    <w:tr w:rsidR="001A5CEF" w:rsidRPr="00FE2C15" w14:paraId="69953A93" w14:textId="77777777" w:rsidTr="001E77C9">
      <w:trPr>
        <w:trHeight w:val="395"/>
      </w:trPr>
      <w:tc>
        <w:tcPr>
          <w:tcW w:w="11141" w:type="dxa"/>
          <w:gridSpan w:val="3"/>
        </w:tcPr>
        <w:p w14:paraId="16F37241" w14:textId="77777777" w:rsidR="001A5CEF" w:rsidRPr="008F0FE6" w:rsidRDefault="001A5CEF" w:rsidP="001E77C9">
          <w:pPr>
            <w:pStyle w:val="Piedepgina"/>
            <w:ind w:right="51"/>
            <w:jc w:val="center"/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</w:pPr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La naturaleza de la información contenida en este documento es: </w:t>
          </w:r>
          <w:r w:rsidRPr="008F0FE6">
            <w:rPr>
              <w:rFonts w:ascii="Century Gothic" w:hAnsi="Century Gothic" w:cs="Arial"/>
              <w:b/>
              <w:color w:val="404040" w:themeColor="text1" w:themeTint="BF"/>
              <w:sz w:val="14"/>
              <w:szCs w:val="14"/>
            </w:rPr>
            <w:t>Uso interno</w:t>
          </w:r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, </w:t>
          </w:r>
          <w:proofErr w:type="gramStart"/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>y</w:t>
          </w:r>
          <w:proofErr w:type="gramEnd"/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 por lo tanto, puede ser divulgada al interior de </w:t>
          </w:r>
          <w:r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>Bolsa Mexicana de Valores</w:t>
          </w:r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 sin autorización, pero no puede divulgarse fuera de </w:t>
          </w:r>
          <w:r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>Bolsa Mexicana de Valores</w:t>
          </w:r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 sin autorización del emisor del documento.</w:t>
          </w:r>
        </w:p>
      </w:tc>
    </w:tr>
  </w:tbl>
  <w:p w14:paraId="1F6ACBEC" w14:textId="77777777" w:rsidR="001A5CEF" w:rsidRDefault="001A5CEF">
    <w:pPr>
      <w:pStyle w:val="Piedepgina"/>
    </w:pPr>
    <w:r w:rsidRPr="00083FF0">
      <w:rPr>
        <w:noProof/>
        <w:lang w:eastAsia="es-MX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458BAAD2" wp14:editId="1A2517F4">
              <wp:simplePos x="0" y="0"/>
              <wp:positionH relativeFrom="page">
                <wp:align>right</wp:align>
              </wp:positionH>
              <wp:positionV relativeFrom="paragraph">
                <wp:posOffset>95265</wp:posOffset>
              </wp:positionV>
              <wp:extent cx="6107810" cy="269083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7810" cy="26908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386010" w14:textId="77777777" w:rsidR="001A5CEF" w:rsidRPr="006A523E" w:rsidRDefault="001A5CEF" w:rsidP="00083FF0">
                          <w:pPr>
                            <w:spacing w:after="120" w:line="180" w:lineRule="atLeast"/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</w:pP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>Paseo de la Reforma 255,</w:t>
                          </w:r>
                          <w:r w:rsidRPr="006A523E"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 Col. </w:t>
                          </w: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>Cuauhtémoc,</w:t>
                          </w:r>
                          <w:r w:rsidRPr="006A523E"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C.P. 06500, </w:t>
                          </w:r>
                          <w:r w:rsidRPr="006A523E"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CDMX | Tel. </w:t>
                          </w: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>5342 9000</w:t>
                          </w:r>
                          <w:r w:rsidRPr="006A523E"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 | </w:t>
                          </w: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www.bmv.com.mx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8BAAD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29.75pt;margin-top:7.5pt;width:480.95pt;height:21.2pt;z-index:25165824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" filled="f" stroked="f">
              <v:textbox>
                <w:txbxContent>
                  <w:p w14:paraId="44386010" w14:textId="77777777" w:rsidR="001A5CEF" w:rsidRPr="006A523E" w:rsidRDefault="001A5CEF" w:rsidP="00083FF0">
                    <w:pPr>
                      <w:spacing w:after="120" w:line="180" w:lineRule="atLeast"/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</w:pP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>Paseo de la Reforma 255,</w:t>
                    </w:r>
                    <w:r w:rsidRPr="006A523E"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 Col. </w:t>
                    </w: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>Cuauhtémoc,</w:t>
                    </w:r>
                    <w:r w:rsidRPr="006A523E"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 </w:t>
                    </w: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C.P. 06500, </w:t>
                    </w:r>
                    <w:r w:rsidRPr="006A523E"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CDMX | Tel. </w:t>
                    </w: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>5342 9000</w:t>
                    </w:r>
                    <w:r w:rsidRPr="006A523E"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 | </w:t>
                    </w: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www.bmv.com.mx 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58241" behindDoc="0" locked="0" layoutInCell="1" allowOverlap="1" wp14:anchorId="7F136EEC" wp14:editId="27935EE1">
          <wp:simplePos x="0" y="0"/>
          <wp:positionH relativeFrom="page">
            <wp:posOffset>1617980</wp:posOffset>
          </wp:positionH>
          <wp:positionV relativeFrom="paragraph">
            <wp:posOffset>67310</wp:posOffset>
          </wp:positionV>
          <wp:extent cx="6175375" cy="626745"/>
          <wp:effectExtent l="0" t="0" r="0" b="1905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142"/>
                  <a:stretch/>
                </pic:blipFill>
                <pic:spPr bwMode="auto">
                  <a:xfrm>
                    <a:off x="0" y="0"/>
                    <a:ext cx="6175375" cy="6267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58243" behindDoc="0" locked="0" layoutInCell="1" allowOverlap="1" wp14:anchorId="61EDB616" wp14:editId="27935EE1">
          <wp:simplePos x="0" y="0"/>
          <wp:positionH relativeFrom="page">
            <wp:posOffset>-1167130</wp:posOffset>
          </wp:positionH>
          <wp:positionV relativeFrom="paragraph">
            <wp:posOffset>71009</wp:posOffset>
          </wp:positionV>
          <wp:extent cx="2788285" cy="421005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14" t="84746" r="85560" b="3001"/>
                  <a:stretch/>
                </pic:blipFill>
                <pic:spPr bwMode="auto">
                  <a:xfrm>
                    <a:off x="0" y="0"/>
                    <a:ext cx="2788285" cy="4210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D87D30" w14:textId="77777777" w:rsidR="00060EC7" w:rsidRDefault="00060EC7" w:rsidP="0095125F">
      <w:pPr>
        <w:spacing w:after="0" w:line="240" w:lineRule="auto"/>
      </w:pPr>
      <w:r>
        <w:separator/>
      </w:r>
    </w:p>
  </w:footnote>
  <w:footnote w:type="continuationSeparator" w:id="0">
    <w:p w14:paraId="38CC8CF0" w14:textId="77777777" w:rsidR="00060EC7" w:rsidRDefault="00060EC7" w:rsidP="0095125F">
      <w:pPr>
        <w:spacing w:after="0" w:line="240" w:lineRule="auto"/>
      </w:pPr>
      <w:r>
        <w:continuationSeparator/>
      </w:r>
    </w:p>
  </w:footnote>
  <w:footnote w:type="continuationNotice" w:id="1">
    <w:p w14:paraId="494A4849" w14:textId="77777777" w:rsidR="00060EC7" w:rsidRDefault="00060E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6A231D" w14:textId="77777777" w:rsidR="001A5CEF" w:rsidRDefault="001A5CEF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4" behindDoc="1" locked="0" layoutInCell="1" allowOverlap="1" wp14:anchorId="07BF1AE9" wp14:editId="4978215B">
          <wp:simplePos x="0" y="0"/>
          <wp:positionH relativeFrom="page">
            <wp:posOffset>6177196</wp:posOffset>
          </wp:positionH>
          <wp:positionV relativeFrom="paragraph">
            <wp:posOffset>-172983</wp:posOffset>
          </wp:positionV>
          <wp:extent cx="1371600" cy="323850"/>
          <wp:effectExtent l="0" t="0" r="0" b="0"/>
          <wp:wrapNone/>
          <wp:docPr id="26" name="Imagen 26" descr="C:\Users\jmaldonado\AppData\Local\Microsoft\Windows\INetCache\Content.Word\GrupoBMV - 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:\Users\jmaldonado\AppData\Local\Microsoft\Windows\INetCache\Content.Word\GrupoBMV - final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6CB48150" wp14:editId="07777777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6175612" cy="626745"/>
          <wp:effectExtent l="0" t="0" r="0" b="1905"/>
          <wp:wrapNone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142"/>
                  <a:stretch/>
                </pic:blipFill>
                <pic:spPr bwMode="auto">
                  <a:xfrm>
                    <a:off x="0" y="0"/>
                    <a:ext cx="6215527" cy="63079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t>|</w:t>
    </w:r>
  </w:p>
  <w:p w14:paraId="6FFBD3EC" w14:textId="77777777" w:rsidR="001A5CEF" w:rsidRDefault="001A5CEF">
    <w:pPr>
      <w:pStyle w:val="Encabezado"/>
    </w:pPr>
  </w:p>
  <w:p w14:paraId="30DCCCAD" w14:textId="77777777" w:rsidR="001A5CEF" w:rsidRDefault="001A5CEF" w:rsidP="009512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9161E"/>
    <w:multiLevelType w:val="hybridMultilevel"/>
    <w:tmpl w:val="11F4088E"/>
    <w:lvl w:ilvl="0" w:tplc="6730045E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  <w:color w:val="auto"/>
      </w:rPr>
    </w:lvl>
    <w:lvl w:ilvl="1" w:tplc="080A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D2741"/>
    <w:multiLevelType w:val="hybridMultilevel"/>
    <w:tmpl w:val="50C05762"/>
    <w:lvl w:ilvl="0" w:tplc="B164E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4EF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6E5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6B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A48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B6B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C7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4284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423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A02A1"/>
    <w:multiLevelType w:val="hybridMultilevel"/>
    <w:tmpl w:val="39F6E782"/>
    <w:lvl w:ilvl="0" w:tplc="E4F0555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496" w:hanging="360"/>
      </w:pPr>
    </w:lvl>
    <w:lvl w:ilvl="2" w:tplc="0409001B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04252CB8"/>
    <w:multiLevelType w:val="hybridMultilevel"/>
    <w:tmpl w:val="E3C8F47A"/>
    <w:lvl w:ilvl="0" w:tplc="7B223FB0">
      <w:numFmt w:val="none"/>
      <w:lvlText w:val=""/>
      <w:lvlJc w:val="left"/>
      <w:pPr>
        <w:tabs>
          <w:tab w:val="num" w:pos="360"/>
        </w:tabs>
      </w:pPr>
    </w:lvl>
    <w:lvl w:ilvl="1" w:tplc="C1A2E602">
      <w:start w:val="1"/>
      <w:numFmt w:val="lowerLetter"/>
      <w:lvlText w:val="%2."/>
      <w:lvlJc w:val="left"/>
      <w:pPr>
        <w:ind w:left="1440" w:hanging="360"/>
      </w:pPr>
    </w:lvl>
    <w:lvl w:ilvl="2" w:tplc="89EA5E8A">
      <w:start w:val="1"/>
      <w:numFmt w:val="lowerRoman"/>
      <w:lvlText w:val="%3."/>
      <w:lvlJc w:val="right"/>
      <w:pPr>
        <w:ind w:left="2160" w:hanging="180"/>
      </w:pPr>
    </w:lvl>
    <w:lvl w:ilvl="3" w:tplc="51BE449A">
      <w:start w:val="1"/>
      <w:numFmt w:val="decimal"/>
      <w:lvlText w:val="%4."/>
      <w:lvlJc w:val="left"/>
      <w:pPr>
        <w:ind w:left="2880" w:hanging="360"/>
      </w:pPr>
    </w:lvl>
    <w:lvl w:ilvl="4" w:tplc="3AD0C920">
      <w:start w:val="1"/>
      <w:numFmt w:val="lowerLetter"/>
      <w:lvlText w:val="%5."/>
      <w:lvlJc w:val="left"/>
      <w:pPr>
        <w:ind w:left="3600" w:hanging="360"/>
      </w:pPr>
    </w:lvl>
    <w:lvl w:ilvl="5" w:tplc="8ECCA26A">
      <w:start w:val="1"/>
      <w:numFmt w:val="lowerRoman"/>
      <w:lvlText w:val="%6."/>
      <w:lvlJc w:val="right"/>
      <w:pPr>
        <w:ind w:left="4320" w:hanging="180"/>
      </w:pPr>
    </w:lvl>
    <w:lvl w:ilvl="6" w:tplc="42A2A6C8">
      <w:start w:val="1"/>
      <w:numFmt w:val="decimal"/>
      <w:lvlText w:val="%7."/>
      <w:lvlJc w:val="left"/>
      <w:pPr>
        <w:ind w:left="5040" w:hanging="360"/>
      </w:pPr>
    </w:lvl>
    <w:lvl w:ilvl="7" w:tplc="F3084272">
      <w:start w:val="1"/>
      <w:numFmt w:val="lowerLetter"/>
      <w:lvlText w:val="%8."/>
      <w:lvlJc w:val="left"/>
      <w:pPr>
        <w:ind w:left="5760" w:hanging="360"/>
      </w:pPr>
    </w:lvl>
    <w:lvl w:ilvl="8" w:tplc="7396B2B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4F750F"/>
    <w:multiLevelType w:val="hybridMultilevel"/>
    <w:tmpl w:val="2C7A9A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8041B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6D135D0"/>
    <w:multiLevelType w:val="hybridMultilevel"/>
    <w:tmpl w:val="67BAD996"/>
    <w:lvl w:ilvl="0" w:tplc="04090019">
      <w:start w:val="1"/>
      <w:numFmt w:val="lowerLetter"/>
      <w:lvlText w:val="%1."/>
      <w:lvlJc w:val="left"/>
      <w:pPr>
        <w:ind w:left="2145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522E0"/>
    <w:multiLevelType w:val="hybridMultilevel"/>
    <w:tmpl w:val="19D68F76"/>
    <w:lvl w:ilvl="0" w:tplc="0BE25420">
      <w:numFmt w:val="none"/>
      <w:lvlText w:val=""/>
      <w:lvlJc w:val="left"/>
      <w:pPr>
        <w:tabs>
          <w:tab w:val="num" w:pos="360"/>
        </w:tabs>
      </w:pPr>
    </w:lvl>
    <w:lvl w:ilvl="1" w:tplc="DEFAC2D8">
      <w:start w:val="1"/>
      <w:numFmt w:val="lowerLetter"/>
      <w:lvlText w:val="%2."/>
      <w:lvlJc w:val="left"/>
      <w:pPr>
        <w:ind w:left="1440" w:hanging="360"/>
      </w:pPr>
    </w:lvl>
    <w:lvl w:ilvl="2" w:tplc="742EA5E4">
      <w:start w:val="1"/>
      <w:numFmt w:val="lowerRoman"/>
      <w:lvlText w:val="%3."/>
      <w:lvlJc w:val="right"/>
      <w:pPr>
        <w:ind w:left="2160" w:hanging="180"/>
      </w:pPr>
    </w:lvl>
    <w:lvl w:ilvl="3" w:tplc="C4EAE420">
      <w:start w:val="1"/>
      <w:numFmt w:val="decimal"/>
      <w:lvlText w:val="%4."/>
      <w:lvlJc w:val="left"/>
      <w:pPr>
        <w:ind w:left="2880" w:hanging="360"/>
      </w:pPr>
    </w:lvl>
    <w:lvl w:ilvl="4" w:tplc="39909F16">
      <w:start w:val="1"/>
      <w:numFmt w:val="lowerLetter"/>
      <w:lvlText w:val="%5."/>
      <w:lvlJc w:val="left"/>
      <w:pPr>
        <w:ind w:left="3600" w:hanging="360"/>
      </w:pPr>
    </w:lvl>
    <w:lvl w:ilvl="5" w:tplc="B0FC5CC6">
      <w:start w:val="1"/>
      <w:numFmt w:val="lowerRoman"/>
      <w:lvlText w:val="%6."/>
      <w:lvlJc w:val="right"/>
      <w:pPr>
        <w:ind w:left="4320" w:hanging="180"/>
      </w:pPr>
    </w:lvl>
    <w:lvl w:ilvl="6" w:tplc="A6746180">
      <w:start w:val="1"/>
      <w:numFmt w:val="decimal"/>
      <w:lvlText w:val="%7."/>
      <w:lvlJc w:val="left"/>
      <w:pPr>
        <w:ind w:left="5040" w:hanging="360"/>
      </w:pPr>
    </w:lvl>
    <w:lvl w:ilvl="7" w:tplc="E6A6F388">
      <w:start w:val="1"/>
      <w:numFmt w:val="lowerLetter"/>
      <w:lvlText w:val="%8."/>
      <w:lvlJc w:val="left"/>
      <w:pPr>
        <w:ind w:left="5760" w:hanging="360"/>
      </w:pPr>
    </w:lvl>
    <w:lvl w:ilvl="8" w:tplc="33C2FAE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617B57"/>
    <w:multiLevelType w:val="multilevel"/>
    <w:tmpl w:val="271A73AA"/>
    <w:lvl w:ilvl="0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0B28378E"/>
    <w:multiLevelType w:val="multilevel"/>
    <w:tmpl w:val="6C628CC6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5" w:hanging="2160"/>
      </w:pPr>
      <w:rPr>
        <w:rFonts w:hint="default"/>
      </w:rPr>
    </w:lvl>
  </w:abstractNum>
  <w:abstractNum w:abstractNumId="10" w15:restartNumberingAfterBreak="0">
    <w:nsid w:val="0B794C72"/>
    <w:multiLevelType w:val="hybridMultilevel"/>
    <w:tmpl w:val="0BDEA510"/>
    <w:lvl w:ilvl="0" w:tplc="05C82442">
      <w:numFmt w:val="none"/>
      <w:lvlText w:val=""/>
      <w:lvlJc w:val="left"/>
      <w:pPr>
        <w:tabs>
          <w:tab w:val="num" w:pos="360"/>
        </w:tabs>
      </w:pPr>
    </w:lvl>
    <w:lvl w:ilvl="1" w:tplc="7E1A3E90">
      <w:start w:val="1"/>
      <w:numFmt w:val="lowerLetter"/>
      <w:lvlText w:val="%2."/>
      <w:lvlJc w:val="left"/>
      <w:pPr>
        <w:ind w:left="1440" w:hanging="360"/>
      </w:pPr>
    </w:lvl>
    <w:lvl w:ilvl="2" w:tplc="A5F68038">
      <w:start w:val="1"/>
      <w:numFmt w:val="lowerRoman"/>
      <w:lvlText w:val="%3."/>
      <w:lvlJc w:val="right"/>
      <w:pPr>
        <w:ind w:left="2160" w:hanging="180"/>
      </w:pPr>
    </w:lvl>
    <w:lvl w:ilvl="3" w:tplc="61D0CDF6">
      <w:start w:val="1"/>
      <w:numFmt w:val="decimal"/>
      <w:lvlText w:val="%4."/>
      <w:lvlJc w:val="left"/>
      <w:pPr>
        <w:ind w:left="2880" w:hanging="360"/>
      </w:pPr>
    </w:lvl>
    <w:lvl w:ilvl="4" w:tplc="DF7083E0">
      <w:start w:val="1"/>
      <w:numFmt w:val="lowerLetter"/>
      <w:lvlText w:val="%5."/>
      <w:lvlJc w:val="left"/>
      <w:pPr>
        <w:ind w:left="3600" w:hanging="360"/>
      </w:pPr>
    </w:lvl>
    <w:lvl w:ilvl="5" w:tplc="A0EC22B2">
      <w:start w:val="1"/>
      <w:numFmt w:val="lowerRoman"/>
      <w:lvlText w:val="%6."/>
      <w:lvlJc w:val="right"/>
      <w:pPr>
        <w:ind w:left="4320" w:hanging="180"/>
      </w:pPr>
    </w:lvl>
    <w:lvl w:ilvl="6" w:tplc="6556ECFC">
      <w:start w:val="1"/>
      <w:numFmt w:val="decimal"/>
      <w:lvlText w:val="%7."/>
      <w:lvlJc w:val="left"/>
      <w:pPr>
        <w:ind w:left="5040" w:hanging="360"/>
      </w:pPr>
    </w:lvl>
    <w:lvl w:ilvl="7" w:tplc="27F2C020">
      <w:start w:val="1"/>
      <w:numFmt w:val="lowerLetter"/>
      <w:lvlText w:val="%8."/>
      <w:lvlJc w:val="left"/>
      <w:pPr>
        <w:ind w:left="5760" w:hanging="360"/>
      </w:pPr>
    </w:lvl>
    <w:lvl w:ilvl="8" w:tplc="1D28D8A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A07EB2"/>
    <w:multiLevelType w:val="hybridMultilevel"/>
    <w:tmpl w:val="3F60C040"/>
    <w:lvl w:ilvl="0" w:tplc="E9DE9750">
      <w:numFmt w:val="none"/>
      <w:lvlText w:val=""/>
      <w:lvlJc w:val="left"/>
      <w:pPr>
        <w:tabs>
          <w:tab w:val="num" w:pos="360"/>
        </w:tabs>
      </w:pPr>
    </w:lvl>
    <w:lvl w:ilvl="1" w:tplc="4C6E8DBE">
      <w:start w:val="1"/>
      <w:numFmt w:val="lowerLetter"/>
      <w:lvlText w:val="%2."/>
      <w:lvlJc w:val="left"/>
      <w:pPr>
        <w:ind w:left="1440" w:hanging="360"/>
      </w:pPr>
    </w:lvl>
    <w:lvl w:ilvl="2" w:tplc="217AD08E">
      <w:start w:val="1"/>
      <w:numFmt w:val="lowerRoman"/>
      <w:lvlText w:val="%3."/>
      <w:lvlJc w:val="right"/>
      <w:pPr>
        <w:ind w:left="2160" w:hanging="180"/>
      </w:pPr>
    </w:lvl>
    <w:lvl w:ilvl="3" w:tplc="8D80D2A8">
      <w:start w:val="1"/>
      <w:numFmt w:val="decimal"/>
      <w:lvlText w:val="%4."/>
      <w:lvlJc w:val="left"/>
      <w:pPr>
        <w:ind w:left="2880" w:hanging="360"/>
      </w:pPr>
    </w:lvl>
    <w:lvl w:ilvl="4" w:tplc="1774355C">
      <w:start w:val="1"/>
      <w:numFmt w:val="lowerLetter"/>
      <w:lvlText w:val="%5."/>
      <w:lvlJc w:val="left"/>
      <w:pPr>
        <w:ind w:left="3600" w:hanging="360"/>
      </w:pPr>
    </w:lvl>
    <w:lvl w:ilvl="5" w:tplc="917843D8">
      <w:start w:val="1"/>
      <w:numFmt w:val="lowerRoman"/>
      <w:lvlText w:val="%6."/>
      <w:lvlJc w:val="right"/>
      <w:pPr>
        <w:ind w:left="4320" w:hanging="180"/>
      </w:pPr>
    </w:lvl>
    <w:lvl w:ilvl="6" w:tplc="3C1EB7D0">
      <w:start w:val="1"/>
      <w:numFmt w:val="decimal"/>
      <w:lvlText w:val="%7."/>
      <w:lvlJc w:val="left"/>
      <w:pPr>
        <w:ind w:left="5040" w:hanging="360"/>
      </w:pPr>
    </w:lvl>
    <w:lvl w:ilvl="7" w:tplc="1F428F72">
      <w:start w:val="1"/>
      <w:numFmt w:val="lowerLetter"/>
      <w:lvlText w:val="%8."/>
      <w:lvlJc w:val="left"/>
      <w:pPr>
        <w:ind w:left="5760" w:hanging="360"/>
      </w:pPr>
    </w:lvl>
    <w:lvl w:ilvl="8" w:tplc="A5C0208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707823"/>
    <w:multiLevelType w:val="multilevel"/>
    <w:tmpl w:val="C1FA3C06"/>
    <w:lvl w:ilvl="0">
      <w:start w:val="1"/>
      <w:numFmt w:val="decimal"/>
      <w:lvlText w:val="%1."/>
      <w:lvlJc w:val="left"/>
      <w:pPr>
        <w:ind w:left="2138" w:hanging="360"/>
      </w:pPr>
      <w:rPr>
        <w:color w:val="auto"/>
      </w:rPr>
    </w:lvl>
    <w:lvl w:ilvl="1">
      <w:start w:val="1"/>
      <w:numFmt w:val="decimal"/>
      <w:lvlText w:val="%1.%2"/>
      <w:lvlJc w:val="left"/>
      <w:pPr>
        <w:ind w:left="1495" w:hanging="360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2498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2498" w:hanging="720"/>
      </w:pPr>
    </w:lvl>
    <w:lvl w:ilvl="4">
      <w:start w:val="1"/>
      <w:numFmt w:val="decimal"/>
      <w:lvlText w:val="%1.%2.%3.%4.%5"/>
      <w:lvlJc w:val="left"/>
      <w:pPr>
        <w:ind w:left="2498" w:hanging="720"/>
      </w:pPr>
    </w:lvl>
    <w:lvl w:ilvl="5">
      <w:start w:val="1"/>
      <w:numFmt w:val="decimal"/>
      <w:lvlText w:val="%1.%2.%3.%4.%5.%6"/>
      <w:lvlJc w:val="left"/>
      <w:pPr>
        <w:ind w:left="2858" w:hanging="1080"/>
      </w:pPr>
    </w:lvl>
    <w:lvl w:ilvl="6">
      <w:start w:val="1"/>
      <w:numFmt w:val="decimal"/>
      <w:lvlText w:val="%1.%2.%3.%4.%5.%6.%7"/>
      <w:lvlJc w:val="left"/>
      <w:pPr>
        <w:ind w:left="2858" w:hanging="1080"/>
      </w:pPr>
    </w:lvl>
    <w:lvl w:ilvl="7">
      <w:start w:val="1"/>
      <w:numFmt w:val="decimal"/>
      <w:lvlText w:val="%1.%2.%3.%4.%5.%6.%7.%8"/>
      <w:lvlJc w:val="left"/>
      <w:pPr>
        <w:ind w:left="3218" w:hanging="1440"/>
      </w:pPr>
    </w:lvl>
    <w:lvl w:ilvl="8">
      <w:start w:val="1"/>
      <w:numFmt w:val="decimal"/>
      <w:lvlText w:val="%1.%2.%3.%4.%5.%6.%7.%8.%9"/>
      <w:lvlJc w:val="left"/>
      <w:pPr>
        <w:ind w:left="3218" w:hanging="1440"/>
      </w:pPr>
    </w:lvl>
  </w:abstractNum>
  <w:abstractNum w:abstractNumId="13" w15:restartNumberingAfterBreak="0">
    <w:nsid w:val="191A3CAF"/>
    <w:multiLevelType w:val="hybridMultilevel"/>
    <w:tmpl w:val="FFFFFFFF"/>
    <w:lvl w:ilvl="0" w:tplc="97ECE0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24A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00A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985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6A1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2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A8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8CF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223695"/>
    <w:multiLevelType w:val="multilevel"/>
    <w:tmpl w:val="1DDCD26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1EEF7D1C"/>
    <w:multiLevelType w:val="multilevel"/>
    <w:tmpl w:val="F93AACE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2FEA6024"/>
    <w:multiLevelType w:val="multilevel"/>
    <w:tmpl w:val="6C628CC6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5" w:hanging="2160"/>
      </w:pPr>
      <w:rPr>
        <w:rFonts w:hint="default"/>
      </w:rPr>
    </w:lvl>
  </w:abstractNum>
  <w:abstractNum w:abstractNumId="17" w15:restartNumberingAfterBreak="0">
    <w:nsid w:val="30877335"/>
    <w:multiLevelType w:val="hybridMultilevel"/>
    <w:tmpl w:val="8F96E0C4"/>
    <w:lvl w:ilvl="0" w:tplc="4AE21E0C">
      <w:numFmt w:val="none"/>
      <w:lvlText w:val=""/>
      <w:lvlJc w:val="left"/>
      <w:pPr>
        <w:tabs>
          <w:tab w:val="num" w:pos="360"/>
        </w:tabs>
      </w:pPr>
    </w:lvl>
    <w:lvl w:ilvl="1" w:tplc="1B68DF34">
      <w:start w:val="1"/>
      <w:numFmt w:val="lowerLetter"/>
      <w:lvlText w:val="%2."/>
      <w:lvlJc w:val="left"/>
      <w:pPr>
        <w:ind w:left="1440" w:hanging="360"/>
      </w:pPr>
    </w:lvl>
    <w:lvl w:ilvl="2" w:tplc="75F24574">
      <w:start w:val="1"/>
      <w:numFmt w:val="lowerRoman"/>
      <w:lvlText w:val="%3."/>
      <w:lvlJc w:val="right"/>
      <w:pPr>
        <w:ind w:left="2160" w:hanging="180"/>
      </w:pPr>
    </w:lvl>
    <w:lvl w:ilvl="3" w:tplc="F1C817A2">
      <w:start w:val="1"/>
      <w:numFmt w:val="decimal"/>
      <w:lvlText w:val="%4."/>
      <w:lvlJc w:val="left"/>
      <w:pPr>
        <w:ind w:left="2880" w:hanging="360"/>
      </w:pPr>
    </w:lvl>
    <w:lvl w:ilvl="4" w:tplc="15ACD8A2">
      <w:start w:val="1"/>
      <w:numFmt w:val="lowerLetter"/>
      <w:lvlText w:val="%5."/>
      <w:lvlJc w:val="left"/>
      <w:pPr>
        <w:ind w:left="3600" w:hanging="360"/>
      </w:pPr>
    </w:lvl>
    <w:lvl w:ilvl="5" w:tplc="752EEAE0">
      <w:start w:val="1"/>
      <w:numFmt w:val="lowerRoman"/>
      <w:lvlText w:val="%6."/>
      <w:lvlJc w:val="right"/>
      <w:pPr>
        <w:ind w:left="4320" w:hanging="180"/>
      </w:pPr>
    </w:lvl>
    <w:lvl w:ilvl="6" w:tplc="422E5418">
      <w:start w:val="1"/>
      <w:numFmt w:val="decimal"/>
      <w:lvlText w:val="%7."/>
      <w:lvlJc w:val="left"/>
      <w:pPr>
        <w:ind w:left="5040" w:hanging="360"/>
      </w:pPr>
    </w:lvl>
    <w:lvl w:ilvl="7" w:tplc="ADE4AD28">
      <w:start w:val="1"/>
      <w:numFmt w:val="lowerLetter"/>
      <w:lvlText w:val="%8."/>
      <w:lvlJc w:val="left"/>
      <w:pPr>
        <w:ind w:left="5760" w:hanging="360"/>
      </w:pPr>
    </w:lvl>
    <w:lvl w:ilvl="8" w:tplc="6B18FEC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FE48ED"/>
    <w:multiLevelType w:val="multilevel"/>
    <w:tmpl w:val="DED2C9E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321B76B2"/>
    <w:multiLevelType w:val="multilevel"/>
    <w:tmpl w:val="55BC958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38E73AC6"/>
    <w:multiLevelType w:val="multilevel"/>
    <w:tmpl w:val="EE10746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AEB7F00"/>
    <w:multiLevelType w:val="multilevel"/>
    <w:tmpl w:val="6C628CC6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5" w:hanging="2160"/>
      </w:pPr>
      <w:rPr>
        <w:rFonts w:hint="default"/>
      </w:rPr>
    </w:lvl>
  </w:abstractNum>
  <w:abstractNum w:abstractNumId="22" w15:restartNumberingAfterBreak="0">
    <w:nsid w:val="433336CD"/>
    <w:multiLevelType w:val="hybridMultilevel"/>
    <w:tmpl w:val="318AD69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8855F90"/>
    <w:multiLevelType w:val="hybridMultilevel"/>
    <w:tmpl w:val="D4F2DB10"/>
    <w:lvl w:ilvl="0" w:tplc="E4F0555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4" w15:restartNumberingAfterBreak="0">
    <w:nsid w:val="4C051183"/>
    <w:multiLevelType w:val="multilevel"/>
    <w:tmpl w:val="271A73A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EFB3123"/>
    <w:multiLevelType w:val="multilevel"/>
    <w:tmpl w:val="7486A5D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6" w15:restartNumberingAfterBreak="0">
    <w:nsid w:val="5004725C"/>
    <w:multiLevelType w:val="hybridMultilevel"/>
    <w:tmpl w:val="CDDE3AAC"/>
    <w:lvl w:ilvl="0" w:tplc="E4F0555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7" w15:restartNumberingAfterBreak="0">
    <w:nsid w:val="5092260C"/>
    <w:multiLevelType w:val="hybridMultilevel"/>
    <w:tmpl w:val="EE5013B8"/>
    <w:lvl w:ilvl="0" w:tplc="B61A8FD0">
      <w:numFmt w:val="none"/>
      <w:lvlText w:val=""/>
      <w:lvlJc w:val="left"/>
      <w:pPr>
        <w:tabs>
          <w:tab w:val="num" w:pos="360"/>
        </w:tabs>
      </w:pPr>
    </w:lvl>
    <w:lvl w:ilvl="1" w:tplc="81C4AE5E">
      <w:start w:val="1"/>
      <w:numFmt w:val="lowerLetter"/>
      <w:lvlText w:val="%2."/>
      <w:lvlJc w:val="left"/>
      <w:pPr>
        <w:ind w:left="1440" w:hanging="360"/>
      </w:pPr>
    </w:lvl>
    <w:lvl w:ilvl="2" w:tplc="C2BE7C5C">
      <w:start w:val="1"/>
      <w:numFmt w:val="lowerRoman"/>
      <w:lvlText w:val="%3."/>
      <w:lvlJc w:val="right"/>
      <w:pPr>
        <w:ind w:left="2160" w:hanging="180"/>
      </w:pPr>
    </w:lvl>
    <w:lvl w:ilvl="3" w:tplc="63AC405C">
      <w:start w:val="1"/>
      <w:numFmt w:val="decimal"/>
      <w:lvlText w:val="%4."/>
      <w:lvlJc w:val="left"/>
      <w:pPr>
        <w:ind w:left="2880" w:hanging="360"/>
      </w:pPr>
    </w:lvl>
    <w:lvl w:ilvl="4" w:tplc="779294F6">
      <w:start w:val="1"/>
      <w:numFmt w:val="lowerLetter"/>
      <w:lvlText w:val="%5."/>
      <w:lvlJc w:val="left"/>
      <w:pPr>
        <w:ind w:left="3600" w:hanging="360"/>
      </w:pPr>
    </w:lvl>
    <w:lvl w:ilvl="5" w:tplc="16529B80">
      <w:start w:val="1"/>
      <w:numFmt w:val="lowerRoman"/>
      <w:lvlText w:val="%6."/>
      <w:lvlJc w:val="right"/>
      <w:pPr>
        <w:ind w:left="4320" w:hanging="180"/>
      </w:pPr>
    </w:lvl>
    <w:lvl w:ilvl="6" w:tplc="05421B4E">
      <w:start w:val="1"/>
      <w:numFmt w:val="decimal"/>
      <w:lvlText w:val="%7."/>
      <w:lvlJc w:val="left"/>
      <w:pPr>
        <w:ind w:left="5040" w:hanging="360"/>
      </w:pPr>
    </w:lvl>
    <w:lvl w:ilvl="7" w:tplc="FC62EA5A">
      <w:start w:val="1"/>
      <w:numFmt w:val="lowerLetter"/>
      <w:lvlText w:val="%8."/>
      <w:lvlJc w:val="left"/>
      <w:pPr>
        <w:ind w:left="5760" w:hanging="360"/>
      </w:pPr>
    </w:lvl>
    <w:lvl w:ilvl="8" w:tplc="25F6D2D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B06D30"/>
    <w:multiLevelType w:val="multilevel"/>
    <w:tmpl w:val="168A234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BC01C58"/>
    <w:multiLevelType w:val="multilevel"/>
    <w:tmpl w:val="271A73A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21205DF"/>
    <w:multiLevelType w:val="hybridMultilevel"/>
    <w:tmpl w:val="DD220BA6"/>
    <w:lvl w:ilvl="0" w:tplc="04090019">
      <w:start w:val="1"/>
      <w:numFmt w:val="lowerLetter"/>
      <w:lvlText w:val="%1."/>
      <w:lvlJc w:val="left"/>
      <w:pPr>
        <w:ind w:left="2145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A06B55"/>
    <w:multiLevelType w:val="hybridMultilevel"/>
    <w:tmpl w:val="CEF4E9BA"/>
    <w:lvl w:ilvl="0" w:tplc="080A000F">
      <w:start w:val="1"/>
      <w:numFmt w:val="decimal"/>
      <w:lvlText w:val="%1."/>
      <w:lvlJc w:val="left"/>
      <w:pPr>
        <w:ind w:left="1785" w:hanging="360"/>
      </w:pPr>
    </w:lvl>
    <w:lvl w:ilvl="1" w:tplc="080A0019" w:tentative="1">
      <w:start w:val="1"/>
      <w:numFmt w:val="lowerLetter"/>
      <w:lvlText w:val="%2."/>
      <w:lvlJc w:val="left"/>
      <w:pPr>
        <w:ind w:left="2505" w:hanging="360"/>
      </w:pPr>
    </w:lvl>
    <w:lvl w:ilvl="2" w:tplc="080A001B" w:tentative="1">
      <w:start w:val="1"/>
      <w:numFmt w:val="lowerRoman"/>
      <w:lvlText w:val="%3."/>
      <w:lvlJc w:val="right"/>
      <w:pPr>
        <w:ind w:left="3225" w:hanging="180"/>
      </w:pPr>
    </w:lvl>
    <w:lvl w:ilvl="3" w:tplc="080A000F" w:tentative="1">
      <w:start w:val="1"/>
      <w:numFmt w:val="decimal"/>
      <w:lvlText w:val="%4."/>
      <w:lvlJc w:val="left"/>
      <w:pPr>
        <w:ind w:left="3945" w:hanging="360"/>
      </w:pPr>
    </w:lvl>
    <w:lvl w:ilvl="4" w:tplc="080A0019" w:tentative="1">
      <w:start w:val="1"/>
      <w:numFmt w:val="lowerLetter"/>
      <w:lvlText w:val="%5."/>
      <w:lvlJc w:val="left"/>
      <w:pPr>
        <w:ind w:left="4665" w:hanging="360"/>
      </w:pPr>
    </w:lvl>
    <w:lvl w:ilvl="5" w:tplc="080A001B" w:tentative="1">
      <w:start w:val="1"/>
      <w:numFmt w:val="lowerRoman"/>
      <w:lvlText w:val="%6."/>
      <w:lvlJc w:val="right"/>
      <w:pPr>
        <w:ind w:left="5385" w:hanging="180"/>
      </w:pPr>
    </w:lvl>
    <w:lvl w:ilvl="6" w:tplc="080A000F" w:tentative="1">
      <w:start w:val="1"/>
      <w:numFmt w:val="decimal"/>
      <w:lvlText w:val="%7."/>
      <w:lvlJc w:val="left"/>
      <w:pPr>
        <w:ind w:left="6105" w:hanging="360"/>
      </w:pPr>
    </w:lvl>
    <w:lvl w:ilvl="7" w:tplc="080A0019" w:tentative="1">
      <w:start w:val="1"/>
      <w:numFmt w:val="lowerLetter"/>
      <w:lvlText w:val="%8."/>
      <w:lvlJc w:val="left"/>
      <w:pPr>
        <w:ind w:left="6825" w:hanging="360"/>
      </w:pPr>
    </w:lvl>
    <w:lvl w:ilvl="8" w:tplc="080A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32" w15:restartNumberingAfterBreak="0">
    <w:nsid w:val="6C973457"/>
    <w:multiLevelType w:val="multilevel"/>
    <w:tmpl w:val="C9EAB1C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FAA1D96"/>
    <w:multiLevelType w:val="hybridMultilevel"/>
    <w:tmpl w:val="06D20D3E"/>
    <w:lvl w:ilvl="0" w:tplc="080A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4" w15:restartNumberingAfterBreak="0">
    <w:nsid w:val="733F1438"/>
    <w:multiLevelType w:val="hybridMultilevel"/>
    <w:tmpl w:val="41C457E4"/>
    <w:lvl w:ilvl="0" w:tplc="E4F0555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5" w15:restartNumberingAfterBreak="0">
    <w:nsid w:val="75603440"/>
    <w:multiLevelType w:val="multilevel"/>
    <w:tmpl w:val="6BBA4B7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67822AA"/>
    <w:multiLevelType w:val="multilevel"/>
    <w:tmpl w:val="26D893B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7" w15:restartNumberingAfterBreak="0">
    <w:nsid w:val="77F94F87"/>
    <w:multiLevelType w:val="multilevel"/>
    <w:tmpl w:val="4ED469D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38" w15:restartNumberingAfterBreak="0">
    <w:nsid w:val="78302364"/>
    <w:multiLevelType w:val="hybridMultilevel"/>
    <w:tmpl w:val="014E5D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562F2B"/>
    <w:multiLevelType w:val="hybridMultilevel"/>
    <w:tmpl w:val="ACC447B0"/>
    <w:lvl w:ilvl="0" w:tplc="0C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A0003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  <w:color w:val="auto"/>
      </w:r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7"/>
  </w:num>
  <w:num w:numId="3">
    <w:abstractNumId w:val="3"/>
  </w:num>
  <w:num w:numId="4">
    <w:abstractNumId w:val="11"/>
  </w:num>
  <w:num w:numId="5">
    <w:abstractNumId w:val="10"/>
  </w:num>
  <w:num w:numId="6">
    <w:abstractNumId w:val="7"/>
  </w:num>
  <w:num w:numId="7">
    <w:abstractNumId w:val="27"/>
  </w:num>
  <w:num w:numId="8">
    <w:abstractNumId w:val="38"/>
  </w:num>
  <w:num w:numId="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3"/>
  </w:num>
  <w:num w:numId="12">
    <w:abstractNumId w:val="0"/>
  </w:num>
  <w:num w:numId="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9"/>
  </w:num>
  <w:num w:numId="17">
    <w:abstractNumId w:val="12"/>
  </w:num>
  <w:num w:numId="18">
    <w:abstractNumId w:val="5"/>
  </w:num>
  <w:num w:numId="19">
    <w:abstractNumId w:val="36"/>
  </w:num>
  <w:num w:numId="20">
    <w:abstractNumId w:val="22"/>
  </w:num>
  <w:num w:numId="21">
    <w:abstractNumId w:val="1"/>
  </w:num>
  <w:num w:numId="22">
    <w:abstractNumId w:val="28"/>
  </w:num>
  <w:num w:numId="23">
    <w:abstractNumId w:val="25"/>
  </w:num>
  <w:num w:numId="24">
    <w:abstractNumId w:val="20"/>
  </w:num>
  <w:num w:numId="25">
    <w:abstractNumId w:val="35"/>
  </w:num>
  <w:num w:numId="26">
    <w:abstractNumId w:val="24"/>
  </w:num>
  <w:num w:numId="27">
    <w:abstractNumId w:val="4"/>
  </w:num>
  <w:num w:numId="28">
    <w:abstractNumId w:val="29"/>
  </w:num>
  <w:num w:numId="29">
    <w:abstractNumId w:val="8"/>
  </w:num>
  <w:num w:numId="30">
    <w:abstractNumId w:val="16"/>
  </w:num>
  <w:num w:numId="31">
    <w:abstractNumId w:val="26"/>
  </w:num>
  <w:num w:numId="32">
    <w:abstractNumId w:val="34"/>
  </w:num>
  <w:num w:numId="33">
    <w:abstractNumId w:val="21"/>
  </w:num>
  <w:num w:numId="34">
    <w:abstractNumId w:val="2"/>
  </w:num>
  <w:num w:numId="35">
    <w:abstractNumId w:val="6"/>
  </w:num>
  <w:num w:numId="36">
    <w:abstractNumId w:val="30"/>
  </w:num>
  <w:num w:numId="37">
    <w:abstractNumId w:val="37"/>
  </w:num>
  <w:num w:numId="38">
    <w:abstractNumId w:val="9"/>
  </w:num>
  <w:num w:numId="39">
    <w:abstractNumId w:val="31"/>
  </w:num>
  <w:num w:numId="40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Mariana Gonzalez Buendia">
    <w15:presenceInfo w15:providerId="AD" w15:userId="S::mariana.gonzalez01@gbsupport.net::d0633b1d-96eb-42d1-9b2b-2ce3c4f294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activeWritingStyle w:appName="MSWord" w:lang="es-MX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fr-CA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25F"/>
    <w:rsid w:val="000061B5"/>
    <w:rsid w:val="00012457"/>
    <w:rsid w:val="00021A87"/>
    <w:rsid w:val="00026CB7"/>
    <w:rsid w:val="0002796F"/>
    <w:rsid w:val="0003103F"/>
    <w:rsid w:val="000328ED"/>
    <w:rsid w:val="00041D88"/>
    <w:rsid w:val="00044E61"/>
    <w:rsid w:val="000458A9"/>
    <w:rsid w:val="000469E4"/>
    <w:rsid w:val="00050EB3"/>
    <w:rsid w:val="00060EC7"/>
    <w:rsid w:val="00067872"/>
    <w:rsid w:val="00076A7F"/>
    <w:rsid w:val="00083FF0"/>
    <w:rsid w:val="00084C45"/>
    <w:rsid w:val="00085A52"/>
    <w:rsid w:val="000972C9"/>
    <w:rsid w:val="000A116B"/>
    <w:rsid w:val="000A4B94"/>
    <w:rsid w:val="000A795A"/>
    <w:rsid w:val="000B283D"/>
    <w:rsid w:val="000B363A"/>
    <w:rsid w:val="000B7AAD"/>
    <w:rsid w:val="000C2637"/>
    <w:rsid w:val="000C64D8"/>
    <w:rsid w:val="000D3C89"/>
    <w:rsid w:val="000D51ED"/>
    <w:rsid w:val="000F56B9"/>
    <w:rsid w:val="000F79E4"/>
    <w:rsid w:val="0010792C"/>
    <w:rsid w:val="001560DC"/>
    <w:rsid w:val="001609D2"/>
    <w:rsid w:val="00166E39"/>
    <w:rsid w:val="001808FF"/>
    <w:rsid w:val="00184523"/>
    <w:rsid w:val="001A5CEF"/>
    <w:rsid w:val="001A63A4"/>
    <w:rsid w:val="001B53F2"/>
    <w:rsid w:val="001B6DD8"/>
    <w:rsid w:val="001C304A"/>
    <w:rsid w:val="001C4C7E"/>
    <w:rsid w:val="001C51AE"/>
    <w:rsid w:val="001D0FB4"/>
    <w:rsid w:val="001E1CD7"/>
    <w:rsid w:val="001E26D3"/>
    <w:rsid w:val="001E2F1B"/>
    <w:rsid w:val="001E77C9"/>
    <w:rsid w:val="001F0B1F"/>
    <w:rsid w:val="001F2FAE"/>
    <w:rsid w:val="002032E2"/>
    <w:rsid w:val="00203B1D"/>
    <w:rsid w:val="00224EDB"/>
    <w:rsid w:val="00226524"/>
    <w:rsid w:val="00237466"/>
    <w:rsid w:val="00241FD3"/>
    <w:rsid w:val="00255FD9"/>
    <w:rsid w:val="00257087"/>
    <w:rsid w:val="002633F0"/>
    <w:rsid w:val="00274ED2"/>
    <w:rsid w:val="002768AA"/>
    <w:rsid w:val="0028364D"/>
    <w:rsid w:val="00286945"/>
    <w:rsid w:val="002A1982"/>
    <w:rsid w:val="002A62A5"/>
    <w:rsid w:val="002B6E75"/>
    <w:rsid w:val="002C3732"/>
    <w:rsid w:val="002D2CCA"/>
    <w:rsid w:val="002E65A8"/>
    <w:rsid w:val="002F344D"/>
    <w:rsid w:val="00314933"/>
    <w:rsid w:val="00322FBE"/>
    <w:rsid w:val="003418EC"/>
    <w:rsid w:val="00341C0F"/>
    <w:rsid w:val="00343EB1"/>
    <w:rsid w:val="00346A64"/>
    <w:rsid w:val="00355CBA"/>
    <w:rsid w:val="0035786B"/>
    <w:rsid w:val="00361B5A"/>
    <w:rsid w:val="00362EC8"/>
    <w:rsid w:val="0036406B"/>
    <w:rsid w:val="00367B27"/>
    <w:rsid w:val="00372E77"/>
    <w:rsid w:val="00374D96"/>
    <w:rsid w:val="003910C7"/>
    <w:rsid w:val="00396748"/>
    <w:rsid w:val="003A1386"/>
    <w:rsid w:val="003B14C0"/>
    <w:rsid w:val="003B3DAF"/>
    <w:rsid w:val="003B7269"/>
    <w:rsid w:val="003D0377"/>
    <w:rsid w:val="003D3685"/>
    <w:rsid w:val="003D63EF"/>
    <w:rsid w:val="003D7CEE"/>
    <w:rsid w:val="003E20E1"/>
    <w:rsid w:val="003E2C64"/>
    <w:rsid w:val="003F5933"/>
    <w:rsid w:val="004010D7"/>
    <w:rsid w:val="00401EBE"/>
    <w:rsid w:val="004023CC"/>
    <w:rsid w:val="00402CC6"/>
    <w:rsid w:val="00424E6B"/>
    <w:rsid w:val="00424E9C"/>
    <w:rsid w:val="00426136"/>
    <w:rsid w:val="00433B94"/>
    <w:rsid w:val="00434BC0"/>
    <w:rsid w:val="00435D75"/>
    <w:rsid w:val="00451555"/>
    <w:rsid w:val="00461F8E"/>
    <w:rsid w:val="00466D57"/>
    <w:rsid w:val="004713A8"/>
    <w:rsid w:val="00497ACE"/>
    <w:rsid w:val="004A4823"/>
    <w:rsid w:val="004A77AB"/>
    <w:rsid w:val="004B4DEB"/>
    <w:rsid w:val="004B7622"/>
    <w:rsid w:val="004C0188"/>
    <w:rsid w:val="004D18A0"/>
    <w:rsid w:val="004E5543"/>
    <w:rsid w:val="004E5756"/>
    <w:rsid w:val="004F1D18"/>
    <w:rsid w:val="004F44B6"/>
    <w:rsid w:val="00500A1B"/>
    <w:rsid w:val="00501672"/>
    <w:rsid w:val="00513F46"/>
    <w:rsid w:val="00515C26"/>
    <w:rsid w:val="00522135"/>
    <w:rsid w:val="00524619"/>
    <w:rsid w:val="005374CE"/>
    <w:rsid w:val="00546506"/>
    <w:rsid w:val="0055537E"/>
    <w:rsid w:val="00557C8F"/>
    <w:rsid w:val="00565F9C"/>
    <w:rsid w:val="00573A64"/>
    <w:rsid w:val="005808CB"/>
    <w:rsid w:val="00587A3F"/>
    <w:rsid w:val="005953E9"/>
    <w:rsid w:val="005A01DC"/>
    <w:rsid w:val="005A68EF"/>
    <w:rsid w:val="005A6D4B"/>
    <w:rsid w:val="005B2CDD"/>
    <w:rsid w:val="005C3723"/>
    <w:rsid w:val="005D7C19"/>
    <w:rsid w:val="005E3525"/>
    <w:rsid w:val="005F3704"/>
    <w:rsid w:val="005F5151"/>
    <w:rsid w:val="00601BC3"/>
    <w:rsid w:val="00603896"/>
    <w:rsid w:val="00603BF0"/>
    <w:rsid w:val="0060653D"/>
    <w:rsid w:val="006121A6"/>
    <w:rsid w:val="00613FAC"/>
    <w:rsid w:val="00615091"/>
    <w:rsid w:val="0062000F"/>
    <w:rsid w:val="00622680"/>
    <w:rsid w:val="00624F16"/>
    <w:rsid w:val="00635B70"/>
    <w:rsid w:val="00644BCB"/>
    <w:rsid w:val="006473DD"/>
    <w:rsid w:val="0066130D"/>
    <w:rsid w:val="006633A6"/>
    <w:rsid w:val="006633E3"/>
    <w:rsid w:val="00663497"/>
    <w:rsid w:val="00667CE5"/>
    <w:rsid w:val="00677F30"/>
    <w:rsid w:val="006836F1"/>
    <w:rsid w:val="0069346C"/>
    <w:rsid w:val="006972BC"/>
    <w:rsid w:val="006A16FA"/>
    <w:rsid w:val="006A7D63"/>
    <w:rsid w:val="006B75E5"/>
    <w:rsid w:val="006D3B4B"/>
    <w:rsid w:val="006D60D9"/>
    <w:rsid w:val="006F3F92"/>
    <w:rsid w:val="006F5EC2"/>
    <w:rsid w:val="00703362"/>
    <w:rsid w:val="0070425E"/>
    <w:rsid w:val="00705440"/>
    <w:rsid w:val="00707260"/>
    <w:rsid w:val="007114E5"/>
    <w:rsid w:val="00712E27"/>
    <w:rsid w:val="00717E2B"/>
    <w:rsid w:val="007228EB"/>
    <w:rsid w:val="007565E7"/>
    <w:rsid w:val="007577C5"/>
    <w:rsid w:val="00791B85"/>
    <w:rsid w:val="007928B2"/>
    <w:rsid w:val="007A6488"/>
    <w:rsid w:val="007C08FD"/>
    <w:rsid w:val="007C7BE9"/>
    <w:rsid w:val="007C7D30"/>
    <w:rsid w:val="007D0545"/>
    <w:rsid w:val="007D1177"/>
    <w:rsid w:val="007E31B1"/>
    <w:rsid w:val="007E53C8"/>
    <w:rsid w:val="007F2E8A"/>
    <w:rsid w:val="007F3655"/>
    <w:rsid w:val="007F68D3"/>
    <w:rsid w:val="0080595C"/>
    <w:rsid w:val="0081068F"/>
    <w:rsid w:val="00813442"/>
    <w:rsid w:val="008379DF"/>
    <w:rsid w:val="00853455"/>
    <w:rsid w:val="00857EBE"/>
    <w:rsid w:val="00862E00"/>
    <w:rsid w:val="008822E0"/>
    <w:rsid w:val="00882DF6"/>
    <w:rsid w:val="0088323A"/>
    <w:rsid w:val="0089495F"/>
    <w:rsid w:val="00894B37"/>
    <w:rsid w:val="008966B1"/>
    <w:rsid w:val="008A1339"/>
    <w:rsid w:val="008A1B5B"/>
    <w:rsid w:val="008A41D9"/>
    <w:rsid w:val="008B2490"/>
    <w:rsid w:val="008B25F1"/>
    <w:rsid w:val="008B268C"/>
    <w:rsid w:val="008C011D"/>
    <w:rsid w:val="008E214D"/>
    <w:rsid w:val="008E419D"/>
    <w:rsid w:val="008F0FE6"/>
    <w:rsid w:val="008F27EA"/>
    <w:rsid w:val="008F54FC"/>
    <w:rsid w:val="008F6784"/>
    <w:rsid w:val="008F7E86"/>
    <w:rsid w:val="0091550A"/>
    <w:rsid w:val="00915C1C"/>
    <w:rsid w:val="00926967"/>
    <w:rsid w:val="00934EDD"/>
    <w:rsid w:val="00935BA1"/>
    <w:rsid w:val="00942D4C"/>
    <w:rsid w:val="0095125F"/>
    <w:rsid w:val="00952FA6"/>
    <w:rsid w:val="0096317F"/>
    <w:rsid w:val="00971D31"/>
    <w:rsid w:val="009823F9"/>
    <w:rsid w:val="009857A3"/>
    <w:rsid w:val="00995377"/>
    <w:rsid w:val="00997FCB"/>
    <w:rsid w:val="009B2B05"/>
    <w:rsid w:val="009B7DBE"/>
    <w:rsid w:val="009C0EF0"/>
    <w:rsid w:val="009C243E"/>
    <w:rsid w:val="009C754B"/>
    <w:rsid w:val="009D2FE8"/>
    <w:rsid w:val="009E05A4"/>
    <w:rsid w:val="009E4FF5"/>
    <w:rsid w:val="009F05FF"/>
    <w:rsid w:val="009F1A73"/>
    <w:rsid w:val="009F3E2F"/>
    <w:rsid w:val="009F73E4"/>
    <w:rsid w:val="00A05827"/>
    <w:rsid w:val="00A07B8C"/>
    <w:rsid w:val="00A110BE"/>
    <w:rsid w:val="00A12152"/>
    <w:rsid w:val="00A13E87"/>
    <w:rsid w:val="00A227A9"/>
    <w:rsid w:val="00A23342"/>
    <w:rsid w:val="00A3520F"/>
    <w:rsid w:val="00A36C8F"/>
    <w:rsid w:val="00A40B7D"/>
    <w:rsid w:val="00A44F87"/>
    <w:rsid w:val="00A55B5F"/>
    <w:rsid w:val="00A62863"/>
    <w:rsid w:val="00A63229"/>
    <w:rsid w:val="00A77F68"/>
    <w:rsid w:val="00A81EEB"/>
    <w:rsid w:val="00A829CE"/>
    <w:rsid w:val="00A919AD"/>
    <w:rsid w:val="00A94F8A"/>
    <w:rsid w:val="00A97333"/>
    <w:rsid w:val="00AA0B6B"/>
    <w:rsid w:val="00AA3319"/>
    <w:rsid w:val="00AA4934"/>
    <w:rsid w:val="00AB12E8"/>
    <w:rsid w:val="00AB162B"/>
    <w:rsid w:val="00AB3059"/>
    <w:rsid w:val="00AC350A"/>
    <w:rsid w:val="00AC5DF7"/>
    <w:rsid w:val="00AD102B"/>
    <w:rsid w:val="00AD35B3"/>
    <w:rsid w:val="00AD55ED"/>
    <w:rsid w:val="00AE3EF2"/>
    <w:rsid w:val="00AE4651"/>
    <w:rsid w:val="00AE7A03"/>
    <w:rsid w:val="00AF3371"/>
    <w:rsid w:val="00B06D71"/>
    <w:rsid w:val="00B10432"/>
    <w:rsid w:val="00B25F2C"/>
    <w:rsid w:val="00B36713"/>
    <w:rsid w:val="00B3676F"/>
    <w:rsid w:val="00B4051A"/>
    <w:rsid w:val="00B406E9"/>
    <w:rsid w:val="00B65C2D"/>
    <w:rsid w:val="00B71172"/>
    <w:rsid w:val="00B75396"/>
    <w:rsid w:val="00B75939"/>
    <w:rsid w:val="00B802B2"/>
    <w:rsid w:val="00B81725"/>
    <w:rsid w:val="00B8253D"/>
    <w:rsid w:val="00B96994"/>
    <w:rsid w:val="00B969BA"/>
    <w:rsid w:val="00BA3441"/>
    <w:rsid w:val="00BA58BD"/>
    <w:rsid w:val="00BC17D6"/>
    <w:rsid w:val="00BC7120"/>
    <w:rsid w:val="00BD28D4"/>
    <w:rsid w:val="00BD3717"/>
    <w:rsid w:val="00BD5477"/>
    <w:rsid w:val="00BD5576"/>
    <w:rsid w:val="00BE3390"/>
    <w:rsid w:val="00C02EC6"/>
    <w:rsid w:val="00C05724"/>
    <w:rsid w:val="00C066EA"/>
    <w:rsid w:val="00C15BF2"/>
    <w:rsid w:val="00C26C98"/>
    <w:rsid w:val="00C30ED9"/>
    <w:rsid w:val="00C40FB4"/>
    <w:rsid w:val="00C42936"/>
    <w:rsid w:val="00C55893"/>
    <w:rsid w:val="00C74E59"/>
    <w:rsid w:val="00C75E5E"/>
    <w:rsid w:val="00C7712C"/>
    <w:rsid w:val="00C835BA"/>
    <w:rsid w:val="00C94C58"/>
    <w:rsid w:val="00CB1A14"/>
    <w:rsid w:val="00CD0513"/>
    <w:rsid w:val="00CD4481"/>
    <w:rsid w:val="00CE25DD"/>
    <w:rsid w:val="00CE6B04"/>
    <w:rsid w:val="00CF2E82"/>
    <w:rsid w:val="00CF674D"/>
    <w:rsid w:val="00D04E6B"/>
    <w:rsid w:val="00D05350"/>
    <w:rsid w:val="00D1456E"/>
    <w:rsid w:val="00D16750"/>
    <w:rsid w:val="00D23722"/>
    <w:rsid w:val="00D35493"/>
    <w:rsid w:val="00D475CC"/>
    <w:rsid w:val="00D500AE"/>
    <w:rsid w:val="00D53D1A"/>
    <w:rsid w:val="00D7663C"/>
    <w:rsid w:val="00D83000"/>
    <w:rsid w:val="00D8638E"/>
    <w:rsid w:val="00D90C39"/>
    <w:rsid w:val="00D945C4"/>
    <w:rsid w:val="00D9780E"/>
    <w:rsid w:val="00DB0953"/>
    <w:rsid w:val="00DB2A20"/>
    <w:rsid w:val="00DE0503"/>
    <w:rsid w:val="00DE5A84"/>
    <w:rsid w:val="00E001B0"/>
    <w:rsid w:val="00E13C17"/>
    <w:rsid w:val="00E15D39"/>
    <w:rsid w:val="00E232F6"/>
    <w:rsid w:val="00E244F6"/>
    <w:rsid w:val="00E2702D"/>
    <w:rsid w:val="00E325DF"/>
    <w:rsid w:val="00E42670"/>
    <w:rsid w:val="00E470DB"/>
    <w:rsid w:val="00E54FFD"/>
    <w:rsid w:val="00E57E95"/>
    <w:rsid w:val="00E64055"/>
    <w:rsid w:val="00E6484D"/>
    <w:rsid w:val="00E66322"/>
    <w:rsid w:val="00E67639"/>
    <w:rsid w:val="00E7528E"/>
    <w:rsid w:val="00E76C45"/>
    <w:rsid w:val="00E8057A"/>
    <w:rsid w:val="00E84D68"/>
    <w:rsid w:val="00E85E33"/>
    <w:rsid w:val="00E940AE"/>
    <w:rsid w:val="00E96B46"/>
    <w:rsid w:val="00EA0FAC"/>
    <w:rsid w:val="00EA483D"/>
    <w:rsid w:val="00EB6B93"/>
    <w:rsid w:val="00EC487E"/>
    <w:rsid w:val="00EC48A9"/>
    <w:rsid w:val="00EE45B5"/>
    <w:rsid w:val="00F13F3C"/>
    <w:rsid w:val="00F2354B"/>
    <w:rsid w:val="00F23BCC"/>
    <w:rsid w:val="00F2583B"/>
    <w:rsid w:val="00F40E9A"/>
    <w:rsid w:val="00F46B9A"/>
    <w:rsid w:val="00F47DBD"/>
    <w:rsid w:val="00F51426"/>
    <w:rsid w:val="00F55DD3"/>
    <w:rsid w:val="00F650CE"/>
    <w:rsid w:val="00F77A55"/>
    <w:rsid w:val="00F8434D"/>
    <w:rsid w:val="00F92E09"/>
    <w:rsid w:val="00F95914"/>
    <w:rsid w:val="00F96464"/>
    <w:rsid w:val="00F9752B"/>
    <w:rsid w:val="00F97770"/>
    <w:rsid w:val="00FA178F"/>
    <w:rsid w:val="00FA6433"/>
    <w:rsid w:val="00FA7010"/>
    <w:rsid w:val="00FB16F9"/>
    <w:rsid w:val="00FB482C"/>
    <w:rsid w:val="00FC1C4E"/>
    <w:rsid w:val="00FD2A84"/>
    <w:rsid w:val="00FE3EBC"/>
    <w:rsid w:val="00FE43CC"/>
    <w:rsid w:val="00FE4B8D"/>
    <w:rsid w:val="00FF35B4"/>
    <w:rsid w:val="00FF3C46"/>
    <w:rsid w:val="021CA547"/>
    <w:rsid w:val="02522869"/>
    <w:rsid w:val="02770D88"/>
    <w:rsid w:val="0404878E"/>
    <w:rsid w:val="04B2AB9B"/>
    <w:rsid w:val="05915FF3"/>
    <w:rsid w:val="05D444EE"/>
    <w:rsid w:val="05F2D4FE"/>
    <w:rsid w:val="06248601"/>
    <w:rsid w:val="06E49ECE"/>
    <w:rsid w:val="0720B18C"/>
    <w:rsid w:val="08591B34"/>
    <w:rsid w:val="08AFE2BE"/>
    <w:rsid w:val="08D7BB26"/>
    <w:rsid w:val="0976A915"/>
    <w:rsid w:val="09F6CF50"/>
    <w:rsid w:val="0A233356"/>
    <w:rsid w:val="0A8C6DE0"/>
    <w:rsid w:val="0BC47231"/>
    <w:rsid w:val="0E9FF45A"/>
    <w:rsid w:val="0F524009"/>
    <w:rsid w:val="0F6690F0"/>
    <w:rsid w:val="10874C77"/>
    <w:rsid w:val="10A6293B"/>
    <w:rsid w:val="10B2A3F7"/>
    <w:rsid w:val="11273B35"/>
    <w:rsid w:val="1135973D"/>
    <w:rsid w:val="11CD6247"/>
    <w:rsid w:val="135B8F0A"/>
    <w:rsid w:val="15D8F231"/>
    <w:rsid w:val="15E28EF7"/>
    <w:rsid w:val="168C9228"/>
    <w:rsid w:val="17186EA2"/>
    <w:rsid w:val="1870241C"/>
    <w:rsid w:val="187C046A"/>
    <w:rsid w:val="18A33AA5"/>
    <w:rsid w:val="19A11A31"/>
    <w:rsid w:val="1A636C51"/>
    <w:rsid w:val="1B8F51C3"/>
    <w:rsid w:val="1C278058"/>
    <w:rsid w:val="1C6F20A6"/>
    <w:rsid w:val="1CC0A2DE"/>
    <w:rsid w:val="1D8BBC0F"/>
    <w:rsid w:val="1DA27061"/>
    <w:rsid w:val="20FD6B14"/>
    <w:rsid w:val="2168224E"/>
    <w:rsid w:val="21A00C1F"/>
    <w:rsid w:val="2265ED15"/>
    <w:rsid w:val="22A1E784"/>
    <w:rsid w:val="2317FF61"/>
    <w:rsid w:val="235E989C"/>
    <w:rsid w:val="24E560CB"/>
    <w:rsid w:val="27FE6F06"/>
    <w:rsid w:val="290A0AD1"/>
    <w:rsid w:val="290C2FBE"/>
    <w:rsid w:val="2ABA16B6"/>
    <w:rsid w:val="2BCE22C1"/>
    <w:rsid w:val="2D22BB98"/>
    <w:rsid w:val="2D669AFE"/>
    <w:rsid w:val="2DCFF64A"/>
    <w:rsid w:val="2E1A7AAE"/>
    <w:rsid w:val="2FBEF321"/>
    <w:rsid w:val="309F6F71"/>
    <w:rsid w:val="339AD99A"/>
    <w:rsid w:val="34598D9A"/>
    <w:rsid w:val="34E3C227"/>
    <w:rsid w:val="35AB848F"/>
    <w:rsid w:val="36510820"/>
    <w:rsid w:val="36C4C451"/>
    <w:rsid w:val="378444A2"/>
    <w:rsid w:val="384B7F78"/>
    <w:rsid w:val="39ED5555"/>
    <w:rsid w:val="3A8DF0C4"/>
    <w:rsid w:val="3C08CB41"/>
    <w:rsid w:val="3C443F11"/>
    <w:rsid w:val="3C6C88E8"/>
    <w:rsid w:val="3E17B5FD"/>
    <w:rsid w:val="3E481FBE"/>
    <w:rsid w:val="3E525B38"/>
    <w:rsid w:val="3E78EE14"/>
    <w:rsid w:val="3EB42778"/>
    <w:rsid w:val="3FEB9BE3"/>
    <w:rsid w:val="40A420D2"/>
    <w:rsid w:val="4284D436"/>
    <w:rsid w:val="435DD378"/>
    <w:rsid w:val="4575D59B"/>
    <w:rsid w:val="4581E3A4"/>
    <w:rsid w:val="45CD1753"/>
    <w:rsid w:val="468094AF"/>
    <w:rsid w:val="46F864BE"/>
    <w:rsid w:val="46FBD0CD"/>
    <w:rsid w:val="472E349C"/>
    <w:rsid w:val="47EE79AC"/>
    <w:rsid w:val="4836DEF4"/>
    <w:rsid w:val="486ACFA6"/>
    <w:rsid w:val="48B41F84"/>
    <w:rsid w:val="492EF753"/>
    <w:rsid w:val="49E8468C"/>
    <w:rsid w:val="4A8ED917"/>
    <w:rsid w:val="4B2EB4A3"/>
    <w:rsid w:val="4B6852AD"/>
    <w:rsid w:val="4B9B9CC8"/>
    <w:rsid w:val="4C431F8E"/>
    <w:rsid w:val="4C603E71"/>
    <w:rsid w:val="4CB4920D"/>
    <w:rsid w:val="4D01F3FE"/>
    <w:rsid w:val="4D5BF7C2"/>
    <w:rsid w:val="4D678666"/>
    <w:rsid w:val="4ED5CBCE"/>
    <w:rsid w:val="4F11AAFB"/>
    <w:rsid w:val="4F64FB69"/>
    <w:rsid w:val="50E265FD"/>
    <w:rsid w:val="50EE6345"/>
    <w:rsid w:val="53517424"/>
    <w:rsid w:val="53B46609"/>
    <w:rsid w:val="55197713"/>
    <w:rsid w:val="561ACBBE"/>
    <w:rsid w:val="565F9D6D"/>
    <w:rsid w:val="570D064E"/>
    <w:rsid w:val="575A7C41"/>
    <w:rsid w:val="5797A501"/>
    <w:rsid w:val="57B7D7DB"/>
    <w:rsid w:val="58C5EDD4"/>
    <w:rsid w:val="59E77F16"/>
    <w:rsid w:val="5AC25ECB"/>
    <w:rsid w:val="5B5C85AD"/>
    <w:rsid w:val="5DBC6257"/>
    <w:rsid w:val="5DD05A73"/>
    <w:rsid w:val="5FA0D456"/>
    <w:rsid w:val="612F6782"/>
    <w:rsid w:val="61768C66"/>
    <w:rsid w:val="619B2C28"/>
    <w:rsid w:val="61CA46EE"/>
    <w:rsid w:val="62DF038A"/>
    <w:rsid w:val="64737A40"/>
    <w:rsid w:val="64C06581"/>
    <w:rsid w:val="65D54A52"/>
    <w:rsid w:val="65F80D19"/>
    <w:rsid w:val="663A708F"/>
    <w:rsid w:val="6674F020"/>
    <w:rsid w:val="668FDDD1"/>
    <w:rsid w:val="67584C68"/>
    <w:rsid w:val="67DFCE79"/>
    <w:rsid w:val="686C2729"/>
    <w:rsid w:val="6A20A076"/>
    <w:rsid w:val="6AB7893E"/>
    <w:rsid w:val="6C226500"/>
    <w:rsid w:val="6C47EC50"/>
    <w:rsid w:val="6CC21334"/>
    <w:rsid w:val="6D1888F5"/>
    <w:rsid w:val="6D5DA596"/>
    <w:rsid w:val="6E050629"/>
    <w:rsid w:val="6F295A43"/>
    <w:rsid w:val="6FE081EB"/>
    <w:rsid w:val="707B5158"/>
    <w:rsid w:val="7089947E"/>
    <w:rsid w:val="71D2CE77"/>
    <w:rsid w:val="7306ADFA"/>
    <w:rsid w:val="73B4F815"/>
    <w:rsid w:val="73D99DB7"/>
    <w:rsid w:val="744DABB5"/>
    <w:rsid w:val="74ED40C3"/>
    <w:rsid w:val="7505E451"/>
    <w:rsid w:val="7604C746"/>
    <w:rsid w:val="76B4621A"/>
    <w:rsid w:val="7714305C"/>
    <w:rsid w:val="77A0933B"/>
    <w:rsid w:val="799B64D1"/>
    <w:rsid w:val="7A2866B7"/>
    <w:rsid w:val="7A2E1274"/>
    <w:rsid w:val="7B07D38B"/>
    <w:rsid w:val="7C356136"/>
    <w:rsid w:val="7C7EC895"/>
    <w:rsid w:val="7FB1F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45106E"/>
  <w15:chartTrackingRefBased/>
  <w15:docId w15:val="{029B87A7-1EF1-4576-B765-68E6309C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4E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424E9C"/>
    <w:pPr>
      <w:keepNext/>
      <w:spacing w:before="240" w:after="120" w:line="240" w:lineRule="auto"/>
      <w:jc w:val="both"/>
      <w:outlineLvl w:val="1"/>
    </w:pPr>
    <w:rPr>
      <w:rFonts w:ascii="Calibri" w:eastAsia="Times New Roman" w:hAnsi="Calibri" w:cs="Times New Roman"/>
      <w:b/>
      <w:bCs/>
      <w:iCs/>
      <w:color w:val="262626" w:themeColor="text1" w:themeTint="D9"/>
      <w:sz w:val="24"/>
      <w:szCs w:val="2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512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5125F"/>
  </w:style>
  <w:style w:type="paragraph" w:styleId="Piedepgina">
    <w:name w:val="footer"/>
    <w:basedOn w:val="Normal"/>
    <w:link w:val="PiedepginaCar"/>
    <w:unhideWhenUsed/>
    <w:rsid w:val="009512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5125F"/>
  </w:style>
  <w:style w:type="table" w:styleId="Tablaconcuadrcula">
    <w:name w:val="Table Grid"/>
    <w:basedOn w:val="Tablanormal"/>
    <w:uiPriority w:val="39"/>
    <w:rsid w:val="00951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5125F"/>
    <w:rPr>
      <w:color w:val="808080"/>
    </w:rPr>
  </w:style>
  <w:style w:type="character" w:customStyle="1" w:styleId="Estilo1">
    <w:name w:val="Estilo1"/>
    <w:basedOn w:val="Fuentedeprrafopredeter"/>
    <w:uiPriority w:val="1"/>
    <w:rsid w:val="0095125F"/>
    <w:rPr>
      <w:rFonts w:asciiTheme="majorHAnsi" w:hAnsiTheme="majorHAnsi"/>
      <w:color w:val="44546A" w:themeColor="text2"/>
      <w:sz w:val="72"/>
    </w:rPr>
  </w:style>
  <w:style w:type="character" w:customStyle="1" w:styleId="Estilo3">
    <w:name w:val="Estilo3"/>
    <w:basedOn w:val="Fuentedeprrafopredeter"/>
    <w:uiPriority w:val="1"/>
    <w:rsid w:val="0095125F"/>
    <w:rPr>
      <w:rFonts w:asciiTheme="minorHAnsi" w:hAnsiTheme="minorHAnsi"/>
      <w:color w:val="7F7F7F" w:themeColor="text1" w:themeTint="80"/>
      <w:sz w:val="40"/>
    </w:rPr>
  </w:style>
  <w:style w:type="character" w:customStyle="1" w:styleId="Estilo4">
    <w:name w:val="Estilo4"/>
    <w:basedOn w:val="Fuentedeprrafopredeter"/>
    <w:uiPriority w:val="1"/>
    <w:rsid w:val="0095125F"/>
    <w:rPr>
      <w:rFonts w:asciiTheme="minorHAnsi" w:hAnsiTheme="minorHAnsi"/>
      <w:color w:val="7F7F7F" w:themeColor="text1" w:themeTint="80"/>
      <w:sz w:val="32"/>
    </w:rPr>
  </w:style>
  <w:style w:type="character" w:customStyle="1" w:styleId="Estilo5">
    <w:name w:val="Estilo5"/>
    <w:basedOn w:val="Fuentedeprrafopredeter"/>
    <w:uiPriority w:val="1"/>
    <w:rsid w:val="0095125F"/>
    <w:rPr>
      <w:rFonts w:asciiTheme="minorHAnsi" w:hAnsiTheme="minorHAnsi"/>
      <w:color w:val="7F7F7F" w:themeColor="text1" w:themeTint="80"/>
      <w:sz w:val="32"/>
    </w:rPr>
  </w:style>
  <w:style w:type="paragraph" w:styleId="Ttulo">
    <w:name w:val="Title"/>
    <w:basedOn w:val="Normal"/>
    <w:link w:val="TtuloCar"/>
    <w:qFormat/>
    <w:rsid w:val="0095125F"/>
    <w:pPr>
      <w:spacing w:before="240" w:after="120" w:line="288" w:lineRule="auto"/>
      <w:jc w:val="center"/>
    </w:pPr>
    <w:rPr>
      <w:rFonts w:ascii="Calibri" w:eastAsia="Arial Unicode MS" w:hAnsi="Calibri" w:cs="Arial"/>
      <w:b/>
      <w:bCs/>
      <w:color w:val="262626" w:themeColor="text1" w:themeTint="D9"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95125F"/>
    <w:rPr>
      <w:rFonts w:ascii="Calibri" w:eastAsia="Arial Unicode MS" w:hAnsi="Calibri" w:cs="Arial"/>
      <w:b/>
      <w:bCs/>
      <w:color w:val="262626" w:themeColor="text1" w:themeTint="D9"/>
      <w:sz w:val="36"/>
      <w:szCs w:val="36"/>
      <w:lang w:val="es-ES" w:eastAsia="es-ES"/>
    </w:rPr>
  </w:style>
  <w:style w:type="paragraph" w:customStyle="1" w:styleId="CNBVInstruccionesA">
    <w:name w:val="CNBV Instrucciones A"/>
    <w:basedOn w:val="Normal"/>
    <w:rsid w:val="0095125F"/>
    <w:pPr>
      <w:shd w:val="clear" w:color="auto" w:fill="FFFFFF" w:themeFill="background1"/>
      <w:spacing w:after="0" w:line="240" w:lineRule="auto"/>
      <w:ind w:left="567" w:right="284"/>
    </w:pPr>
    <w:rPr>
      <w:rFonts w:eastAsia="Times New Roman" w:cs="Times New Roman"/>
      <w:i/>
      <w:color w:val="618DC3"/>
      <w:sz w:val="16"/>
      <w:szCs w:val="14"/>
      <w:lang w:eastAsia="es-ES"/>
    </w:rPr>
  </w:style>
  <w:style w:type="paragraph" w:customStyle="1" w:styleId="EstiloinfoblueIzquierda063cm">
    <w:name w:val="Estilo infoblue + Izquierda:  0.63 cm"/>
    <w:basedOn w:val="Normal"/>
    <w:rsid w:val="00424E9C"/>
    <w:pPr>
      <w:spacing w:before="120" w:after="120" w:line="240" w:lineRule="atLeast"/>
      <w:ind w:left="357"/>
      <w:jc w:val="both"/>
    </w:pPr>
    <w:rPr>
      <w:rFonts w:ascii="Arial" w:eastAsia="Times New Roman" w:hAnsi="Arial" w:cs="Times New Roman"/>
      <w:i/>
      <w:iCs/>
      <w:color w:val="0000FF"/>
      <w:sz w:val="20"/>
      <w:szCs w:val="20"/>
      <w:lang w:val="es-ES" w:eastAsia="es-ES"/>
    </w:rPr>
  </w:style>
  <w:style w:type="paragraph" w:styleId="TDC1">
    <w:name w:val="toc 1"/>
    <w:basedOn w:val="Normal"/>
    <w:next w:val="Normal"/>
    <w:autoRedefine/>
    <w:uiPriority w:val="39"/>
    <w:rsid w:val="00424E9C"/>
    <w:pPr>
      <w:tabs>
        <w:tab w:val="left" w:pos="709"/>
        <w:tab w:val="right" w:leader="dot" w:pos="9356"/>
      </w:tabs>
      <w:spacing w:before="120" w:after="0" w:line="240" w:lineRule="auto"/>
      <w:jc w:val="both"/>
    </w:pPr>
    <w:rPr>
      <w:rFonts w:ascii="Arial" w:eastAsia="Times New Roman" w:hAnsi="Arial" w:cs="Times New Roman"/>
      <w:b/>
      <w:noProof/>
      <w:color w:val="262626" w:themeColor="text1" w:themeTint="D9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424E9C"/>
    <w:pPr>
      <w:tabs>
        <w:tab w:val="left" w:pos="709"/>
        <w:tab w:val="right" w:leader="dot" w:pos="9962"/>
      </w:tabs>
      <w:spacing w:after="0" w:line="240" w:lineRule="auto"/>
      <w:ind w:left="284"/>
    </w:pPr>
    <w:rPr>
      <w:rFonts w:ascii="Arial" w:eastAsia="Times New Roman" w:hAnsi="Arial" w:cs="Times New Roman"/>
      <w:noProof/>
      <w:color w:val="262626" w:themeColor="text1" w:themeTint="D9"/>
      <w:sz w:val="20"/>
      <w:szCs w:val="20"/>
      <w:lang w:val="es-ES"/>
    </w:rPr>
  </w:style>
  <w:style w:type="paragraph" w:customStyle="1" w:styleId="EstiloTtulo16pt">
    <w:name w:val="Estilo Título + 16 pt"/>
    <w:basedOn w:val="Ttulo"/>
    <w:rsid w:val="00424E9C"/>
    <w:pPr>
      <w:spacing w:before="360" w:after="360"/>
    </w:pPr>
  </w:style>
  <w:style w:type="character" w:styleId="Hipervnculo">
    <w:name w:val="Hyperlink"/>
    <w:basedOn w:val="Fuentedeprrafopredeter"/>
    <w:uiPriority w:val="99"/>
    <w:rsid w:val="00424E9C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rsid w:val="00424E9C"/>
    <w:rPr>
      <w:rFonts w:ascii="Calibri" w:eastAsia="Times New Roman" w:hAnsi="Calibri" w:cs="Times New Roman"/>
      <w:b/>
      <w:bCs/>
      <w:iCs/>
      <w:color w:val="262626" w:themeColor="text1" w:themeTint="D9"/>
      <w:sz w:val="24"/>
      <w:szCs w:val="28"/>
      <w:lang w:val="en-US"/>
    </w:rPr>
  </w:style>
  <w:style w:type="paragraph" w:customStyle="1" w:styleId="EstiloTtulo1Antes6ptoDespus3ptoInterlineadoMn">
    <w:name w:val="Estilo Título 1 + Antes:  6 pto Después:  3 pto Interlineado:  Mín..."/>
    <w:basedOn w:val="Ttulo1"/>
    <w:rsid w:val="00424E9C"/>
    <w:pPr>
      <w:keepLines w:val="0"/>
      <w:spacing w:after="180" w:line="240" w:lineRule="atLeast"/>
      <w:jc w:val="both"/>
    </w:pPr>
    <w:rPr>
      <w:rFonts w:ascii="Arial" w:eastAsia="Times New Roman" w:hAnsi="Arial" w:cs="Times New Roman"/>
      <w:b/>
      <w:bCs/>
      <w:color w:val="auto"/>
      <w:kern w:val="32"/>
      <w:sz w:val="24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424E9C"/>
    <w:pPr>
      <w:spacing w:before="60" w:after="60" w:line="288" w:lineRule="auto"/>
      <w:ind w:left="708"/>
      <w:jc w:val="both"/>
    </w:pPr>
    <w:rPr>
      <w:rFonts w:ascii="Arial" w:eastAsia="Times New Roman" w:hAnsi="Arial" w:cs="Times New Roman"/>
      <w:color w:val="262626" w:themeColor="text1" w:themeTint="D9"/>
      <w:sz w:val="20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424E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ableText">
    <w:name w:val="Table Text"/>
    <w:basedOn w:val="Normal"/>
    <w:rsid w:val="00424E9C"/>
    <w:pPr>
      <w:spacing w:after="0" w:line="240" w:lineRule="auto"/>
      <w:ind w:left="14"/>
    </w:pPr>
    <w:rPr>
      <w:rFonts w:ascii="Arial" w:eastAsia="Times New Roman" w:hAnsi="Arial" w:cs="Times New Roman"/>
      <w:color w:val="262626" w:themeColor="text1" w:themeTint="D9"/>
      <w:spacing w:val="-5"/>
      <w:sz w:val="16"/>
      <w:szCs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4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4EDD"/>
    <w:rPr>
      <w:rFonts w:ascii="Segoe UI" w:hAnsi="Segoe UI" w:cs="Segoe UI"/>
      <w:sz w:val="18"/>
      <w:szCs w:val="18"/>
    </w:rPr>
  </w:style>
  <w:style w:type="character" w:customStyle="1" w:styleId="InfoBlueCar">
    <w:name w:val="InfoBlue Car"/>
    <w:basedOn w:val="Fuentedeprrafopredeter"/>
    <w:link w:val="InfoBlue"/>
    <w:locked/>
    <w:rsid w:val="000458A9"/>
    <w:rPr>
      <w:rFonts w:ascii="Arial" w:hAnsi="Arial" w:cs="Arial"/>
      <w:i/>
      <w:iCs/>
      <w:color w:val="0000FF"/>
    </w:rPr>
  </w:style>
  <w:style w:type="paragraph" w:customStyle="1" w:styleId="InfoBlue">
    <w:name w:val="InfoBlue"/>
    <w:basedOn w:val="Normal"/>
    <w:next w:val="Normal"/>
    <w:link w:val="InfoBlueCar"/>
    <w:rsid w:val="000458A9"/>
    <w:pPr>
      <w:widowControl w:val="0"/>
      <w:spacing w:before="60" w:after="120" w:line="240" w:lineRule="atLeast"/>
      <w:ind w:left="111"/>
    </w:pPr>
    <w:rPr>
      <w:rFonts w:ascii="Arial" w:hAnsi="Arial" w:cs="Arial"/>
      <w:i/>
      <w:iCs/>
      <w:color w:val="0000FF"/>
    </w:rPr>
  </w:style>
  <w:style w:type="character" w:styleId="Refdecomentario">
    <w:name w:val="annotation reference"/>
    <w:basedOn w:val="Fuentedeprrafopredeter"/>
    <w:uiPriority w:val="99"/>
    <w:semiHidden/>
    <w:unhideWhenUsed/>
    <w:rsid w:val="009F1A7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F1A7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F1A7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1A7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1A7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0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microsoft.com/office/2011/relationships/people" Target="peop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33200b1-a6ed-4e1e-b599-2cac429c1e12">ZZCEEU65ZCZS-1488212104-816</_dlc_DocId>
    <_dlc_DocIdUrl xmlns="f33200b1-a6ed-4e1e-b599-2cac429c1e12">
      <Url>https://corporativobiometria.sharepoint.com/sites/CentroDocumentacionBA/CMMI_BA/_layouts/15/DocIdRedir.aspx?ID=ZZCEEU65ZCZS-1488212104-816</Url>
      <Description>ZZCEEU65ZCZS-1488212104-816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183123C27D2746B898A522EB033FB6" ma:contentTypeVersion="4" ma:contentTypeDescription="Crear nuevo documento." ma:contentTypeScope="" ma:versionID="b3f98f368efcd8d4452f0bf8e75dece1">
  <xsd:schema xmlns:xsd="http://www.w3.org/2001/XMLSchema" xmlns:xs="http://www.w3.org/2001/XMLSchema" xmlns:p="http://schemas.microsoft.com/office/2006/metadata/properties" xmlns:ns2="f33200b1-a6ed-4e1e-b599-2cac429c1e12" xmlns:ns3="1a23ee96-535d-4a63-bfab-bfe6c5db3b34" targetNamespace="http://schemas.microsoft.com/office/2006/metadata/properties" ma:root="true" ma:fieldsID="71faae2e3b5f2629b022b342d9c44662" ns2:_="" ns3:_="">
    <xsd:import namespace="f33200b1-a6ed-4e1e-b599-2cac429c1e12"/>
    <xsd:import namespace="1a23ee96-535d-4a63-bfab-bfe6c5db3b3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200b1-a6ed-4e1e-b599-2cac429c1e1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23ee96-535d-4a63-bfab-bfe6c5db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63DA23-70CC-44DA-A8EC-E3FBC1A42D56}">
  <ds:schemaRefs>
    <ds:schemaRef ds:uri="http://schemas.microsoft.com/office/2006/metadata/properties"/>
    <ds:schemaRef ds:uri="http://schemas.microsoft.com/office/infopath/2007/PartnerControls"/>
    <ds:schemaRef ds:uri="f33200b1-a6ed-4e1e-b599-2cac429c1e12"/>
  </ds:schemaRefs>
</ds:datastoreItem>
</file>

<file path=customXml/itemProps2.xml><?xml version="1.0" encoding="utf-8"?>
<ds:datastoreItem xmlns:ds="http://schemas.openxmlformats.org/officeDocument/2006/customXml" ds:itemID="{1C2E9126-437C-4550-95B8-2AC7AD4FA82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9238B1-788F-4339-9C7F-3808DD38E885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0CFD872-5F3D-4F19-B037-32557F03638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4907C4B-C182-4D6F-A5A9-978922AC21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3200b1-a6ed-4e1e-b599-2cac429c1e12"/>
    <ds:schemaRef ds:uri="1a23ee96-535d-4a63-bfab-bfe6c5db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16</Pages>
  <Words>1202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Espinosa</dc:creator>
  <cp:keywords/>
  <dc:description/>
  <cp:lastModifiedBy>Mariana Gonzalez Buendia</cp:lastModifiedBy>
  <cp:revision>254</cp:revision>
  <cp:lastPrinted>2017-02-13T18:38:00Z</cp:lastPrinted>
  <dcterms:created xsi:type="dcterms:W3CDTF">2019-04-25T00:55:00Z</dcterms:created>
  <dcterms:modified xsi:type="dcterms:W3CDTF">2020-07-14T18:41:00Z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0x0101008D183123C27D2746B898A522EB033FB6</vt:lpwstr>
  </property>
  <property fmtid="{D5CDD505-2E9C-101B-9397-08002B2CF9AE}" pid="3" name="_dlc_DocIdItemGuid">
    <vt:lpwstr>c978bbfb-2d76-4073-be23-0c5439d71c6d</vt:lpwstr>
  </property>
</Properties>
</file>